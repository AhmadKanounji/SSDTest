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7E3A" w14:textId="77777777" w:rsidR="0089347A" w:rsidRPr="007A2D09" w:rsidRDefault="0089347A" w:rsidP="0089347A">
      <w:pPr>
        <w:jc w:val="center"/>
        <w:rPr>
          <w:rFonts w:ascii="Aptos Display" w:hAnsi="Aptos Display"/>
          <w:color w:val="002060"/>
          <w:sz w:val="56"/>
        </w:rPr>
      </w:pPr>
      <w:r w:rsidRPr="007A2D09">
        <w:rPr>
          <w:rFonts w:ascii="Aptos Display" w:hAnsi="Aptos Display"/>
          <w:color w:val="002060"/>
          <w:sz w:val="56"/>
        </w:rPr>
        <w:t>System Specification Design</w:t>
      </w:r>
    </w:p>
    <w:p w14:paraId="63593842" w14:textId="77777777" w:rsidR="0089347A" w:rsidRDefault="0089347A" w:rsidP="0089347A">
      <w:pPr>
        <w:jc w:val="center"/>
      </w:pPr>
    </w:p>
    <w:p w14:paraId="70D016DD" w14:textId="77777777" w:rsidR="0089347A" w:rsidRDefault="0089347A" w:rsidP="0089347A">
      <w:pPr>
        <w:jc w:val="center"/>
        <w:rPr>
          <w:rFonts w:ascii="Arial" w:hAnsi="Arial" w:cs="Arial"/>
          <w:i/>
          <w:iCs/>
          <w:color w:val="002060"/>
          <w:sz w:val="28"/>
        </w:rPr>
      </w:pPr>
    </w:p>
    <w:p w14:paraId="7A0A02C9" w14:textId="77777777" w:rsidR="0089347A" w:rsidRPr="007A2D09" w:rsidRDefault="0089347A" w:rsidP="0089347A">
      <w:pPr>
        <w:jc w:val="center"/>
        <w:rPr>
          <w:rFonts w:ascii="Arial" w:hAnsi="Arial" w:cs="Arial"/>
          <w:i/>
          <w:iCs/>
          <w:color w:val="002060"/>
          <w:sz w:val="28"/>
        </w:rPr>
      </w:pPr>
      <w:r w:rsidRPr="007A2D09">
        <w:rPr>
          <w:rFonts w:ascii="Arial" w:hAnsi="Arial" w:cs="Arial"/>
          <w:i/>
          <w:iCs/>
          <w:color w:val="002060"/>
          <w:sz w:val="28"/>
        </w:rPr>
        <w:t>Digital Financial Identity (DFI)</w:t>
      </w:r>
    </w:p>
    <w:p w14:paraId="6D19C570" w14:textId="77777777" w:rsidR="0089347A" w:rsidRDefault="0089347A" w:rsidP="0089347A">
      <w:pPr>
        <w:jc w:val="center"/>
      </w:pPr>
    </w:p>
    <w:p w14:paraId="10B85399" w14:textId="77777777" w:rsidR="0089347A" w:rsidRPr="007A2D09" w:rsidRDefault="0089347A" w:rsidP="0089347A">
      <w:pPr>
        <w:jc w:val="center"/>
        <w:rPr>
          <w:rFonts w:ascii="Arial" w:hAnsi="Arial" w:cs="Arial"/>
          <w:i/>
          <w:iCs/>
          <w:color w:val="002060"/>
        </w:rPr>
      </w:pPr>
      <w:r w:rsidRPr="007A2D09">
        <w:rPr>
          <w:rFonts w:ascii="Arial" w:hAnsi="Arial" w:cs="Arial"/>
          <w:i/>
          <w:iCs/>
          <w:color w:val="002060"/>
        </w:rPr>
        <w:t>Electronically Know Your Customer (</w:t>
      </w:r>
      <w:proofErr w:type="spellStart"/>
      <w:r w:rsidRPr="007A2D09">
        <w:rPr>
          <w:rFonts w:ascii="Arial" w:hAnsi="Arial" w:cs="Arial"/>
          <w:i/>
          <w:iCs/>
          <w:color w:val="002060"/>
        </w:rPr>
        <w:t>eKYC</w:t>
      </w:r>
      <w:proofErr w:type="spellEnd"/>
      <w:r w:rsidRPr="007A2D09">
        <w:rPr>
          <w:rFonts w:ascii="Arial" w:hAnsi="Arial" w:cs="Arial"/>
          <w:i/>
          <w:iCs/>
          <w:color w:val="002060"/>
        </w:rPr>
        <w:t>)</w:t>
      </w:r>
    </w:p>
    <w:p w14:paraId="0A6BDC71" w14:textId="77777777" w:rsidR="0089347A" w:rsidRPr="00BA00D3" w:rsidRDefault="0089347A" w:rsidP="0089347A">
      <w:pPr>
        <w:jc w:val="center"/>
        <w:rPr>
          <w:color w:val="002060"/>
        </w:rPr>
      </w:pPr>
    </w:p>
    <w:p w14:paraId="66F495F1" w14:textId="6A3368D7" w:rsidR="0089347A" w:rsidRPr="00BA00D3" w:rsidRDefault="0089347A" w:rsidP="0089347A">
      <w:pPr>
        <w:jc w:val="center"/>
        <w:rPr>
          <w:rFonts w:ascii="Arial" w:hAnsi="Arial" w:cs="Arial"/>
          <w:b/>
          <w:bCs/>
          <w:color w:val="002060"/>
        </w:rPr>
      </w:pPr>
      <w:r w:rsidRPr="00BA00D3">
        <w:rPr>
          <w:rFonts w:ascii="Arial" w:hAnsi="Arial" w:cs="Arial"/>
          <w:b/>
          <w:bCs/>
          <w:color w:val="002060"/>
          <w:sz w:val="16"/>
        </w:rPr>
        <w:t>Document Reference Number:</w:t>
      </w:r>
    </w:p>
    <w:p w14:paraId="502935E9" w14:textId="5149E795" w:rsidR="0089347A" w:rsidRPr="00BA00D3" w:rsidRDefault="0089347A" w:rsidP="0089347A">
      <w:pPr>
        <w:jc w:val="center"/>
        <w:rPr>
          <w:rFonts w:ascii="Arial" w:hAnsi="Arial" w:cs="Arial"/>
          <w:b/>
          <w:bCs/>
          <w:color w:val="002060"/>
        </w:rPr>
      </w:pPr>
      <w:r w:rsidRPr="00BA00D3">
        <w:rPr>
          <w:rFonts w:ascii="Arial" w:hAnsi="Arial" w:cs="Arial"/>
          <w:b/>
          <w:bCs/>
          <w:color w:val="002060"/>
          <w:sz w:val="16"/>
        </w:rPr>
        <w:t>Document Release Version:</w:t>
      </w:r>
    </w:p>
    <w:p w14:paraId="307BEAD4" w14:textId="1B46130D" w:rsidR="0089347A" w:rsidRPr="00BA00D3" w:rsidRDefault="0089347A" w:rsidP="0089347A">
      <w:pPr>
        <w:jc w:val="center"/>
        <w:rPr>
          <w:rFonts w:ascii="Arial" w:hAnsi="Arial" w:cs="Arial"/>
          <w:b/>
          <w:bCs/>
          <w:color w:val="002060"/>
          <w:sz w:val="16"/>
        </w:rPr>
      </w:pPr>
      <w:r w:rsidRPr="00BA00D3">
        <w:rPr>
          <w:rFonts w:ascii="Arial" w:hAnsi="Arial" w:cs="Arial"/>
          <w:b/>
          <w:bCs/>
          <w:color w:val="002060"/>
          <w:sz w:val="16"/>
        </w:rPr>
        <w:t>Document Release Date:</w:t>
      </w:r>
    </w:p>
    <w:p w14:paraId="2C55B109" w14:textId="2399DF09" w:rsidR="00074D10" w:rsidRPr="0089347A" w:rsidRDefault="0089347A" w:rsidP="0089347A">
      <w:pPr>
        <w:jc w:val="center"/>
        <w:rPr>
          <w:rFonts w:ascii="Arial" w:hAnsi="Arial" w:cs="Arial"/>
          <w:b/>
          <w:bCs/>
          <w:color w:val="002060"/>
          <w:sz w:val="16"/>
        </w:rPr>
      </w:pPr>
      <w:r>
        <w:rPr>
          <w:noProof/>
        </w:rPr>
        <w:drawing>
          <wp:inline distT="0" distB="0" distL="0" distR="0" wp14:anchorId="610E1942" wp14:editId="74EBF3A2">
            <wp:extent cx="4792133" cy="4376512"/>
            <wp:effectExtent l="0" t="0" r="0" b="5080"/>
            <wp:docPr id="1091429833" name="Picture 1" descr="Graphic 6,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6, Grouped obj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8000" cy="4436666"/>
                    </a:xfrm>
                    <a:prstGeom prst="rect">
                      <a:avLst/>
                    </a:prstGeom>
                    <a:noFill/>
                    <a:ln>
                      <a:noFill/>
                    </a:ln>
                  </pic:spPr>
                </pic:pic>
              </a:graphicData>
            </a:graphic>
          </wp:inline>
        </w:drawing>
      </w:r>
      <w:r>
        <w:br w:type="page"/>
      </w:r>
    </w:p>
    <w:p w14:paraId="499714EC" w14:textId="77777777" w:rsidR="0089347A" w:rsidRPr="007A2D09" w:rsidRDefault="0089347A" w:rsidP="0089347A">
      <w:pPr>
        <w:jc w:val="center"/>
        <w:rPr>
          <w:rFonts w:ascii="Aptos" w:hAnsi="Aptos"/>
          <w:color w:val="002060"/>
          <w:sz w:val="41"/>
          <w:szCs w:val="41"/>
        </w:rPr>
      </w:pPr>
      <w:r w:rsidRPr="007A2D09">
        <w:rPr>
          <w:rFonts w:ascii="Aptos" w:hAnsi="Aptos"/>
          <w:color w:val="002060"/>
          <w:sz w:val="41"/>
          <w:szCs w:val="41"/>
        </w:rPr>
        <w:lastRenderedPageBreak/>
        <w:t>Industrial Property Rights</w:t>
      </w:r>
    </w:p>
    <w:p w14:paraId="440A7F5B" w14:textId="77777777" w:rsidR="0089347A" w:rsidRDefault="0089347A" w:rsidP="0089347A">
      <w:pPr>
        <w:jc w:val="center"/>
        <w:rPr>
          <w:rFonts w:ascii="Arial" w:hAnsi="Arial" w:cs="Arial"/>
          <w:sz w:val="16"/>
          <w:szCs w:val="16"/>
        </w:rPr>
      </w:pPr>
      <w:r w:rsidRPr="007A2D09">
        <w:rPr>
          <w:rFonts w:ascii="Arial" w:hAnsi="Arial" w:cs="Arial"/>
          <w:sz w:val="16"/>
          <w:szCs w:val="16"/>
        </w:rPr>
        <w:t>The information in this document is </w:t>
      </w:r>
      <w:proofErr w:type="spellStart"/>
      <w:r w:rsidRPr="007A2D09">
        <w:rPr>
          <w:rFonts w:ascii="Arial" w:hAnsi="Arial" w:cs="Arial"/>
          <w:sz w:val="16"/>
          <w:szCs w:val="16"/>
        </w:rPr>
        <w:t>iDAKTO</w:t>
      </w:r>
      <w:proofErr w:type="spellEnd"/>
      <w:r w:rsidRPr="007A2D09">
        <w:rPr>
          <w:rFonts w:ascii="Arial" w:hAnsi="Arial" w:cs="Arial"/>
          <w:sz w:val="16"/>
          <w:szCs w:val="16"/>
        </w:rPr>
        <w:t> France Proprietary Information and is Confidential. It is the property of iDAKTO Identity &amp; Security France and shall not be used, disclosed to others, or reproduced without the express written consent of iDAKTO France. The information contained in this document may also be controlled by export control laws and regulations.</w:t>
      </w:r>
    </w:p>
    <w:p w14:paraId="61C4B194" w14:textId="66C1DCE4" w:rsidR="0089347A" w:rsidRDefault="0089347A" w:rsidP="0089347A">
      <w:pPr>
        <w:jc w:val="center"/>
        <w:rPr>
          <w:rFonts w:ascii="Arial" w:hAnsi="Arial" w:cs="Arial"/>
          <w:sz w:val="16"/>
          <w:szCs w:val="16"/>
        </w:rPr>
      </w:pPr>
      <w:r w:rsidRPr="007A2D09">
        <w:rPr>
          <w:rFonts w:ascii="Arial" w:hAnsi="Arial" w:cs="Arial"/>
          <w:sz w:val="16"/>
          <w:szCs w:val="16"/>
        </w:rPr>
        <w:t>This constraint applies to all pages of this document</w:t>
      </w:r>
    </w:p>
    <w:p w14:paraId="1F4E602C" w14:textId="77777777" w:rsidR="00483EC6" w:rsidRDefault="00483EC6" w:rsidP="0089347A">
      <w:pPr>
        <w:jc w:val="center"/>
        <w:rPr>
          <w:rFonts w:ascii="Arial" w:hAnsi="Arial" w:cs="Arial"/>
          <w:sz w:val="16"/>
          <w:szCs w:val="16"/>
        </w:rPr>
      </w:pPr>
    </w:p>
    <w:p w14:paraId="62D3E6B3" w14:textId="77777777" w:rsidR="00483EC6" w:rsidRDefault="00483EC6" w:rsidP="0089347A">
      <w:pPr>
        <w:jc w:val="center"/>
        <w:rPr>
          <w:rFonts w:ascii="Arial" w:hAnsi="Arial" w:cs="Arial"/>
          <w:sz w:val="16"/>
          <w:szCs w:val="16"/>
        </w:rPr>
      </w:pPr>
    </w:p>
    <w:p w14:paraId="033308ED" w14:textId="77777777" w:rsidR="00483EC6" w:rsidRDefault="00483EC6" w:rsidP="0089347A">
      <w:pPr>
        <w:jc w:val="center"/>
        <w:rPr>
          <w:rFonts w:ascii="Arial" w:hAnsi="Arial" w:cs="Arial"/>
          <w:sz w:val="16"/>
          <w:szCs w:val="16"/>
        </w:rPr>
      </w:pPr>
    </w:p>
    <w:p w14:paraId="4C5135FF" w14:textId="77777777" w:rsidR="00483EC6" w:rsidRDefault="00483EC6" w:rsidP="0089347A">
      <w:pPr>
        <w:jc w:val="center"/>
        <w:rPr>
          <w:rFonts w:ascii="Arial" w:hAnsi="Arial" w:cs="Arial"/>
          <w:sz w:val="16"/>
          <w:szCs w:val="16"/>
        </w:rPr>
      </w:pPr>
    </w:p>
    <w:p w14:paraId="031031DC" w14:textId="77777777" w:rsidR="00483EC6" w:rsidRPr="00F126B9" w:rsidRDefault="00483EC6" w:rsidP="00483EC6">
      <w:pPr>
        <w:ind w:left="5" w:right="34"/>
        <w:jc w:val="center"/>
        <w:rPr>
          <w:ins w:id="0" w:author="Angela Elias" w:date="2026-05-07T11:09:00Z" w16du:dateUtc="2026-05-07T08:09:00Z"/>
          <w:rFonts w:ascii="Arial" w:hAnsi="Arial" w:cs="Arial"/>
          <w:color w:val="002060"/>
          <w:sz w:val="41"/>
        </w:rPr>
      </w:pPr>
      <w:commentRangeStart w:id="1"/>
      <w:ins w:id="2" w:author="Angela Elias" w:date="2026-05-07T11:09:00Z" w16du:dateUtc="2026-05-07T08:09:00Z">
        <w:r w:rsidRPr="00F126B9">
          <w:rPr>
            <w:rFonts w:ascii="Arial" w:hAnsi="Arial" w:cs="Arial"/>
            <w:color w:val="002060"/>
            <w:sz w:val="41"/>
          </w:rPr>
          <w:t>Distribution</w:t>
        </w:r>
        <w:r w:rsidRPr="00F126B9">
          <w:rPr>
            <w:rFonts w:ascii="Arial" w:hAnsi="Arial" w:cs="Arial"/>
            <w:color w:val="002060"/>
            <w:spacing w:val="10"/>
            <w:sz w:val="41"/>
          </w:rPr>
          <w:t xml:space="preserve"> </w:t>
        </w:r>
        <w:r w:rsidRPr="00F126B9">
          <w:rPr>
            <w:rFonts w:ascii="Arial" w:hAnsi="Arial" w:cs="Arial"/>
            <w:color w:val="002060"/>
            <w:spacing w:val="-4"/>
            <w:sz w:val="41"/>
          </w:rPr>
          <w:t>List</w:t>
        </w:r>
      </w:ins>
    </w:p>
    <w:tbl>
      <w:tblPr>
        <w:tblpPr w:leftFromText="141" w:rightFromText="141" w:vertAnchor="text" w:horzAnchor="margin" w:tblpXSpec="center" w:tblpY="80"/>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82"/>
        <w:gridCol w:w="1824"/>
      </w:tblGrid>
      <w:tr w:rsidR="00483EC6" w:rsidRPr="006D5FFC" w14:paraId="13035F45" w14:textId="77777777" w:rsidTr="005A2BE4">
        <w:trPr>
          <w:trHeight w:val="271"/>
          <w:ins w:id="3" w:author="Angela Elias" w:date="2026-05-07T11:09:00Z"/>
        </w:trPr>
        <w:tc>
          <w:tcPr>
            <w:tcW w:w="2782" w:type="dxa"/>
            <w:shd w:val="clear" w:color="auto" w:fill="002060"/>
          </w:tcPr>
          <w:p w14:paraId="1F5581EB" w14:textId="77777777" w:rsidR="00483EC6" w:rsidRPr="006D5FFC" w:rsidRDefault="00483EC6" w:rsidP="005A2BE4">
            <w:pPr>
              <w:pStyle w:val="TableParagraph"/>
              <w:spacing w:before="68" w:line="183" w:lineRule="exact"/>
              <w:ind w:left="17" w:right="18"/>
              <w:jc w:val="center"/>
              <w:rPr>
                <w:ins w:id="4" w:author="Angela Elias" w:date="2026-05-07T11:09:00Z" w16du:dateUtc="2026-05-07T08:09:00Z"/>
                <w:rFonts w:ascii="Arial" w:hAnsi="Arial" w:cs="Arial"/>
                <w:b/>
                <w:sz w:val="18"/>
              </w:rPr>
            </w:pPr>
            <w:ins w:id="5" w:author="Angela Elias" w:date="2026-05-07T11:09:00Z" w16du:dateUtc="2026-05-07T08:09:00Z">
              <w:r w:rsidRPr="006D5FFC">
                <w:rPr>
                  <w:rFonts w:ascii="Arial" w:hAnsi="Arial" w:cs="Arial"/>
                  <w:b/>
                  <w:color w:val="FFFFFF"/>
                  <w:spacing w:val="-4"/>
                  <w:sz w:val="18"/>
                </w:rPr>
                <w:t>Name</w:t>
              </w:r>
            </w:ins>
          </w:p>
        </w:tc>
        <w:tc>
          <w:tcPr>
            <w:tcW w:w="1824" w:type="dxa"/>
            <w:shd w:val="clear" w:color="auto" w:fill="002060"/>
          </w:tcPr>
          <w:p w14:paraId="2E65D0AE" w14:textId="77777777" w:rsidR="00483EC6" w:rsidRPr="006D5FFC" w:rsidRDefault="00483EC6" w:rsidP="005A2BE4">
            <w:pPr>
              <w:pStyle w:val="TableParagraph"/>
              <w:spacing w:before="68" w:line="183" w:lineRule="exact"/>
              <w:ind w:left="18" w:right="1"/>
              <w:jc w:val="center"/>
              <w:rPr>
                <w:ins w:id="6" w:author="Angela Elias" w:date="2026-05-07T11:09:00Z" w16du:dateUtc="2026-05-07T08:09:00Z"/>
                <w:rFonts w:ascii="Arial" w:hAnsi="Arial" w:cs="Arial"/>
                <w:b/>
                <w:sz w:val="18"/>
              </w:rPr>
            </w:pPr>
            <w:ins w:id="7" w:author="Angela Elias" w:date="2026-05-07T11:09:00Z" w16du:dateUtc="2026-05-07T08:09:00Z">
              <w:r w:rsidRPr="006D5FFC">
                <w:rPr>
                  <w:rFonts w:ascii="Arial" w:hAnsi="Arial" w:cs="Arial"/>
                  <w:b/>
                  <w:color w:val="FFFFFF"/>
                  <w:spacing w:val="-2"/>
                  <w:sz w:val="18"/>
                </w:rPr>
                <w:t>Company</w:t>
              </w:r>
            </w:ins>
          </w:p>
        </w:tc>
      </w:tr>
      <w:tr w:rsidR="00483EC6" w:rsidRPr="006D5FFC" w14:paraId="3DA94C41" w14:textId="77777777" w:rsidTr="005A2BE4">
        <w:trPr>
          <w:trHeight w:val="545"/>
          <w:ins w:id="8" w:author="Angela Elias" w:date="2026-05-07T11:09:00Z"/>
        </w:trPr>
        <w:tc>
          <w:tcPr>
            <w:tcW w:w="2782" w:type="dxa"/>
          </w:tcPr>
          <w:p w14:paraId="036A90CE" w14:textId="204497FF" w:rsidR="00483EC6" w:rsidRPr="006D5FFC" w:rsidRDefault="00483EC6" w:rsidP="005A2BE4">
            <w:pPr>
              <w:pStyle w:val="TableParagraph"/>
              <w:spacing w:line="270" w:lineRule="atLeast"/>
              <w:ind w:right="450"/>
              <w:rPr>
                <w:ins w:id="9" w:author="Angela Elias" w:date="2026-05-07T11:09:00Z" w16du:dateUtc="2026-05-07T08:09:00Z"/>
                <w:rFonts w:ascii="Arial" w:hAnsi="Arial" w:cs="Arial"/>
                <w:sz w:val="18"/>
              </w:rPr>
            </w:pPr>
          </w:p>
        </w:tc>
        <w:tc>
          <w:tcPr>
            <w:tcW w:w="1824" w:type="dxa"/>
          </w:tcPr>
          <w:p w14:paraId="2A41E98B" w14:textId="0287C890" w:rsidR="00483EC6" w:rsidRPr="006D5FFC" w:rsidRDefault="00483EC6" w:rsidP="005A2BE4">
            <w:pPr>
              <w:pStyle w:val="TableParagraph"/>
              <w:spacing w:before="199"/>
              <w:ind w:left="17" w:right="18"/>
              <w:jc w:val="center"/>
              <w:rPr>
                <w:ins w:id="10" w:author="Angela Elias" w:date="2026-05-07T11:09:00Z" w16du:dateUtc="2026-05-07T08:09:00Z"/>
                <w:rFonts w:ascii="Arial" w:hAnsi="Arial" w:cs="Arial"/>
                <w:sz w:val="18"/>
              </w:rPr>
            </w:pPr>
          </w:p>
        </w:tc>
      </w:tr>
      <w:tr w:rsidR="00483EC6" w:rsidRPr="006D5FFC" w14:paraId="13CEE10F" w14:textId="77777777" w:rsidTr="005A2BE4">
        <w:trPr>
          <w:trHeight w:val="271"/>
          <w:ins w:id="11" w:author="Angela Elias" w:date="2026-05-07T11:09:00Z"/>
        </w:trPr>
        <w:tc>
          <w:tcPr>
            <w:tcW w:w="2782" w:type="dxa"/>
          </w:tcPr>
          <w:p w14:paraId="22DF3823" w14:textId="68220DA3" w:rsidR="00483EC6" w:rsidRPr="006D5FFC" w:rsidRDefault="00483EC6" w:rsidP="005A2BE4">
            <w:pPr>
              <w:pStyle w:val="TableParagraph"/>
              <w:spacing w:before="68" w:line="183" w:lineRule="exact"/>
              <w:rPr>
                <w:ins w:id="12" w:author="Angela Elias" w:date="2026-05-07T11:09:00Z" w16du:dateUtc="2026-05-07T08:09:00Z"/>
                <w:rFonts w:ascii="Arial" w:hAnsi="Arial" w:cs="Arial"/>
                <w:sz w:val="18"/>
              </w:rPr>
            </w:pPr>
          </w:p>
        </w:tc>
        <w:tc>
          <w:tcPr>
            <w:tcW w:w="1824" w:type="dxa"/>
          </w:tcPr>
          <w:p w14:paraId="687962C4" w14:textId="2E25F542" w:rsidR="00483EC6" w:rsidRPr="006D5FFC" w:rsidRDefault="00483EC6" w:rsidP="005A2BE4">
            <w:pPr>
              <w:pStyle w:val="TableParagraph"/>
              <w:spacing w:before="68" w:line="183" w:lineRule="exact"/>
              <w:ind w:left="17" w:right="3"/>
              <w:jc w:val="center"/>
              <w:rPr>
                <w:ins w:id="13" w:author="Angela Elias" w:date="2026-05-07T11:09:00Z" w16du:dateUtc="2026-05-07T08:09:00Z"/>
                <w:rFonts w:ascii="Arial" w:hAnsi="Arial" w:cs="Arial"/>
                <w:sz w:val="18"/>
              </w:rPr>
            </w:pPr>
          </w:p>
        </w:tc>
      </w:tr>
      <w:tr w:rsidR="00483EC6" w:rsidRPr="006D5FFC" w14:paraId="2CE788BC" w14:textId="77777777" w:rsidTr="005A2BE4">
        <w:trPr>
          <w:trHeight w:val="271"/>
          <w:ins w:id="14" w:author="Angela Elias" w:date="2026-05-07T11:09:00Z"/>
        </w:trPr>
        <w:tc>
          <w:tcPr>
            <w:tcW w:w="2782" w:type="dxa"/>
          </w:tcPr>
          <w:p w14:paraId="029CA67D" w14:textId="57836E0F" w:rsidR="00483EC6" w:rsidRDefault="00483EC6" w:rsidP="005A2BE4">
            <w:pPr>
              <w:pStyle w:val="TableParagraph"/>
              <w:spacing w:before="68" w:line="183" w:lineRule="exact"/>
              <w:rPr>
                <w:ins w:id="15" w:author="Angela Elias" w:date="2026-05-07T11:09:00Z" w16du:dateUtc="2026-05-07T08:09:00Z"/>
                <w:rFonts w:ascii="Arial" w:hAnsi="Arial" w:cs="Arial"/>
                <w:spacing w:val="-2"/>
                <w:sz w:val="18"/>
              </w:rPr>
            </w:pPr>
          </w:p>
        </w:tc>
        <w:tc>
          <w:tcPr>
            <w:tcW w:w="1824" w:type="dxa"/>
          </w:tcPr>
          <w:p w14:paraId="4EABB910" w14:textId="013EC09F" w:rsidR="00483EC6" w:rsidRPr="006D5FFC" w:rsidRDefault="00483EC6" w:rsidP="005A2BE4">
            <w:pPr>
              <w:pStyle w:val="TableParagraph"/>
              <w:spacing w:before="68" w:line="183" w:lineRule="exact"/>
              <w:ind w:left="17" w:right="16"/>
              <w:jc w:val="center"/>
              <w:rPr>
                <w:ins w:id="16" w:author="Angela Elias" w:date="2026-05-07T11:09:00Z" w16du:dateUtc="2026-05-07T08:09:00Z"/>
                <w:rFonts w:ascii="Arial" w:hAnsi="Arial" w:cs="Arial"/>
                <w:spacing w:val="-5"/>
                <w:sz w:val="18"/>
              </w:rPr>
            </w:pPr>
          </w:p>
        </w:tc>
      </w:tr>
      <w:tr w:rsidR="00483EC6" w:rsidRPr="006D5FFC" w14:paraId="35CEEDA3" w14:textId="77777777" w:rsidTr="005A2BE4">
        <w:trPr>
          <w:trHeight w:val="271"/>
          <w:ins w:id="17" w:author="Angela Elias" w:date="2026-05-07T11:09:00Z"/>
        </w:trPr>
        <w:tc>
          <w:tcPr>
            <w:tcW w:w="2782" w:type="dxa"/>
          </w:tcPr>
          <w:p w14:paraId="497570AF" w14:textId="78BF21DF" w:rsidR="00483EC6" w:rsidRDefault="00483EC6" w:rsidP="005A2BE4">
            <w:pPr>
              <w:pStyle w:val="TableParagraph"/>
              <w:spacing w:before="68" w:line="183" w:lineRule="exact"/>
              <w:rPr>
                <w:ins w:id="18" w:author="Angela Elias" w:date="2026-05-07T11:09:00Z" w16du:dateUtc="2026-05-07T08:09:00Z"/>
                <w:rFonts w:ascii="Arial" w:hAnsi="Arial" w:cs="Arial"/>
                <w:spacing w:val="-2"/>
                <w:sz w:val="18"/>
              </w:rPr>
            </w:pPr>
          </w:p>
        </w:tc>
        <w:tc>
          <w:tcPr>
            <w:tcW w:w="1824" w:type="dxa"/>
          </w:tcPr>
          <w:p w14:paraId="3970C1FE" w14:textId="5F703D7F" w:rsidR="00483EC6" w:rsidRPr="006D5FFC" w:rsidRDefault="00483EC6" w:rsidP="005A2BE4">
            <w:pPr>
              <w:pStyle w:val="TableParagraph"/>
              <w:spacing w:before="68" w:line="183" w:lineRule="exact"/>
              <w:ind w:left="17" w:right="16"/>
              <w:jc w:val="center"/>
              <w:rPr>
                <w:ins w:id="19" w:author="Angela Elias" w:date="2026-05-07T11:09:00Z" w16du:dateUtc="2026-05-07T08:09:00Z"/>
                <w:rFonts w:ascii="Arial" w:hAnsi="Arial" w:cs="Arial"/>
                <w:spacing w:val="-5"/>
                <w:sz w:val="18"/>
              </w:rPr>
            </w:pPr>
          </w:p>
        </w:tc>
      </w:tr>
      <w:tr w:rsidR="00483EC6" w:rsidRPr="006D5FFC" w14:paraId="78538239" w14:textId="77777777" w:rsidTr="005A2BE4">
        <w:trPr>
          <w:trHeight w:val="271"/>
          <w:ins w:id="20" w:author="Angela Elias" w:date="2026-05-07T11:09:00Z"/>
        </w:trPr>
        <w:tc>
          <w:tcPr>
            <w:tcW w:w="2782" w:type="dxa"/>
          </w:tcPr>
          <w:p w14:paraId="5E7F612D" w14:textId="7E5AB42D" w:rsidR="00483EC6" w:rsidRPr="006D5FFC" w:rsidRDefault="00483EC6" w:rsidP="005A2BE4">
            <w:pPr>
              <w:pStyle w:val="TableParagraph"/>
              <w:spacing w:before="68" w:line="183" w:lineRule="exact"/>
              <w:rPr>
                <w:ins w:id="21" w:author="Angela Elias" w:date="2026-05-07T11:09:00Z" w16du:dateUtc="2026-05-07T08:09:00Z"/>
                <w:rFonts w:ascii="Arial" w:hAnsi="Arial" w:cs="Arial"/>
                <w:sz w:val="18"/>
              </w:rPr>
            </w:pPr>
          </w:p>
        </w:tc>
        <w:tc>
          <w:tcPr>
            <w:tcW w:w="1824" w:type="dxa"/>
          </w:tcPr>
          <w:p w14:paraId="57BFE8D1" w14:textId="6FF411A5" w:rsidR="00483EC6" w:rsidRPr="006D5FFC" w:rsidRDefault="00483EC6" w:rsidP="005A2BE4">
            <w:pPr>
              <w:pStyle w:val="TableParagraph"/>
              <w:spacing w:before="68" w:line="183" w:lineRule="exact"/>
              <w:ind w:left="17" w:right="16"/>
              <w:jc w:val="center"/>
              <w:rPr>
                <w:ins w:id="22" w:author="Angela Elias" w:date="2026-05-07T11:09:00Z" w16du:dateUtc="2026-05-07T08:09:00Z"/>
                <w:rFonts w:ascii="Arial" w:hAnsi="Arial" w:cs="Arial"/>
                <w:sz w:val="18"/>
              </w:rPr>
            </w:pPr>
          </w:p>
        </w:tc>
      </w:tr>
      <w:tr w:rsidR="00483EC6" w:rsidRPr="006D5FFC" w14:paraId="7956F56E" w14:textId="77777777" w:rsidTr="005A2BE4">
        <w:trPr>
          <w:trHeight w:val="271"/>
          <w:ins w:id="23" w:author="Angela Elias" w:date="2026-05-07T11:09:00Z"/>
        </w:trPr>
        <w:tc>
          <w:tcPr>
            <w:tcW w:w="2782" w:type="dxa"/>
          </w:tcPr>
          <w:p w14:paraId="36B7BEEA" w14:textId="54C2B187" w:rsidR="00483EC6" w:rsidRDefault="00483EC6" w:rsidP="005A2BE4">
            <w:pPr>
              <w:pStyle w:val="TableParagraph"/>
              <w:spacing w:before="68" w:line="183" w:lineRule="exact"/>
              <w:rPr>
                <w:ins w:id="24" w:author="Angela Elias" w:date="2026-05-07T11:09:00Z" w16du:dateUtc="2026-05-07T08:09:00Z"/>
                <w:rFonts w:ascii="Arial" w:hAnsi="Arial" w:cs="Arial"/>
                <w:sz w:val="18"/>
              </w:rPr>
            </w:pPr>
          </w:p>
        </w:tc>
        <w:tc>
          <w:tcPr>
            <w:tcW w:w="1824" w:type="dxa"/>
          </w:tcPr>
          <w:p w14:paraId="4223FABD" w14:textId="0155CA73" w:rsidR="00483EC6" w:rsidRDefault="00483EC6" w:rsidP="005A2BE4">
            <w:pPr>
              <w:pStyle w:val="TableParagraph"/>
              <w:spacing w:before="68" w:line="183" w:lineRule="exact"/>
              <w:ind w:left="17" w:right="16"/>
              <w:jc w:val="center"/>
              <w:rPr>
                <w:ins w:id="25" w:author="Angela Elias" w:date="2026-05-07T11:09:00Z" w16du:dateUtc="2026-05-07T08:09:00Z"/>
                <w:rFonts w:ascii="Arial" w:hAnsi="Arial" w:cs="Arial"/>
                <w:sz w:val="18"/>
              </w:rPr>
            </w:pPr>
          </w:p>
        </w:tc>
      </w:tr>
      <w:tr w:rsidR="00483EC6" w:rsidRPr="006D5FFC" w14:paraId="60252B6F" w14:textId="77777777" w:rsidTr="005A2BE4">
        <w:trPr>
          <w:trHeight w:val="271"/>
          <w:ins w:id="26" w:author="Angela Elias" w:date="2026-05-07T11:09:00Z"/>
        </w:trPr>
        <w:tc>
          <w:tcPr>
            <w:tcW w:w="2782" w:type="dxa"/>
          </w:tcPr>
          <w:p w14:paraId="181275D3" w14:textId="16D82D9E" w:rsidR="00483EC6" w:rsidRPr="006D5FFC" w:rsidRDefault="00483EC6" w:rsidP="005A2BE4">
            <w:pPr>
              <w:pStyle w:val="TableParagraph"/>
              <w:spacing w:before="68" w:line="183" w:lineRule="exact"/>
              <w:rPr>
                <w:ins w:id="27" w:author="Angela Elias" w:date="2026-05-07T11:09:00Z" w16du:dateUtc="2026-05-07T08:09:00Z"/>
                <w:rFonts w:ascii="Arial" w:hAnsi="Arial" w:cs="Arial"/>
                <w:spacing w:val="-2"/>
                <w:sz w:val="18"/>
              </w:rPr>
            </w:pPr>
          </w:p>
        </w:tc>
        <w:tc>
          <w:tcPr>
            <w:tcW w:w="1824" w:type="dxa"/>
          </w:tcPr>
          <w:p w14:paraId="173ED2AE" w14:textId="534459A5" w:rsidR="00483EC6" w:rsidRPr="006D5FFC" w:rsidRDefault="00483EC6" w:rsidP="005A2BE4">
            <w:pPr>
              <w:pStyle w:val="TableParagraph"/>
              <w:spacing w:before="68" w:line="183" w:lineRule="exact"/>
              <w:ind w:left="17" w:right="9"/>
              <w:jc w:val="center"/>
              <w:rPr>
                <w:ins w:id="28" w:author="Angela Elias" w:date="2026-05-07T11:09:00Z" w16du:dateUtc="2026-05-07T08:09:00Z"/>
                <w:rFonts w:ascii="Arial" w:hAnsi="Arial" w:cs="Arial"/>
                <w:spacing w:val="-2"/>
                <w:sz w:val="18"/>
              </w:rPr>
            </w:pPr>
          </w:p>
        </w:tc>
      </w:tr>
      <w:tr w:rsidR="00483EC6" w:rsidRPr="006D5FFC" w14:paraId="466BE76D" w14:textId="77777777" w:rsidTr="005A2BE4">
        <w:trPr>
          <w:trHeight w:val="271"/>
          <w:ins w:id="29" w:author="Angela Elias" w:date="2026-05-07T11:09:00Z"/>
        </w:trPr>
        <w:tc>
          <w:tcPr>
            <w:tcW w:w="2782" w:type="dxa"/>
          </w:tcPr>
          <w:p w14:paraId="0D003372" w14:textId="5C57294C" w:rsidR="00483EC6" w:rsidRPr="006D5FFC" w:rsidRDefault="00483EC6" w:rsidP="005A2BE4">
            <w:pPr>
              <w:pStyle w:val="TableParagraph"/>
              <w:spacing w:before="68" w:line="183" w:lineRule="exact"/>
              <w:ind w:right="131"/>
              <w:rPr>
                <w:ins w:id="30" w:author="Angela Elias" w:date="2026-05-07T11:09:00Z" w16du:dateUtc="2026-05-07T08:09:00Z"/>
                <w:rFonts w:ascii="Arial" w:hAnsi="Arial" w:cs="Arial"/>
                <w:sz w:val="18"/>
              </w:rPr>
            </w:pPr>
          </w:p>
        </w:tc>
        <w:tc>
          <w:tcPr>
            <w:tcW w:w="1824" w:type="dxa"/>
          </w:tcPr>
          <w:p w14:paraId="5BC24207" w14:textId="002FEDCE" w:rsidR="00483EC6" w:rsidRPr="006D5FFC" w:rsidRDefault="00483EC6" w:rsidP="005A2BE4">
            <w:pPr>
              <w:pStyle w:val="TableParagraph"/>
              <w:spacing w:before="68" w:line="183" w:lineRule="exact"/>
              <w:ind w:left="17" w:right="9"/>
              <w:jc w:val="center"/>
              <w:rPr>
                <w:ins w:id="31" w:author="Angela Elias" w:date="2026-05-07T11:09:00Z" w16du:dateUtc="2026-05-07T08:09:00Z"/>
                <w:rFonts w:ascii="Arial" w:hAnsi="Arial" w:cs="Arial"/>
                <w:sz w:val="18"/>
              </w:rPr>
            </w:pPr>
          </w:p>
        </w:tc>
      </w:tr>
      <w:tr w:rsidR="00483EC6" w:rsidRPr="006D5FFC" w14:paraId="3C60A093" w14:textId="77777777" w:rsidTr="005A2BE4">
        <w:trPr>
          <w:trHeight w:val="271"/>
          <w:ins w:id="32" w:author="Angela Elias" w:date="2026-05-07T11:09:00Z"/>
        </w:trPr>
        <w:tc>
          <w:tcPr>
            <w:tcW w:w="2782" w:type="dxa"/>
            <w:tcBorders>
              <w:top w:val="single" w:sz="6" w:space="0" w:color="000000"/>
              <w:left w:val="single" w:sz="6" w:space="0" w:color="000000"/>
              <w:bottom w:val="single" w:sz="6" w:space="0" w:color="000000"/>
              <w:right w:val="single" w:sz="6" w:space="0" w:color="000000"/>
            </w:tcBorders>
          </w:tcPr>
          <w:p w14:paraId="349A151E" w14:textId="57CFDCD1" w:rsidR="00483EC6" w:rsidRPr="006D5FFC" w:rsidRDefault="00483EC6" w:rsidP="005A2BE4">
            <w:pPr>
              <w:pStyle w:val="TableParagraph"/>
              <w:spacing w:before="68" w:line="183" w:lineRule="exact"/>
              <w:ind w:right="131"/>
              <w:rPr>
                <w:ins w:id="33" w:author="Angela Elias" w:date="2026-05-07T11:09:00Z" w16du:dateUtc="2026-05-07T08:09:00Z"/>
                <w:rFonts w:ascii="Arial" w:hAnsi="Arial" w:cs="Arial"/>
                <w:spacing w:val="-2"/>
                <w:sz w:val="18"/>
              </w:rPr>
            </w:pPr>
          </w:p>
        </w:tc>
        <w:tc>
          <w:tcPr>
            <w:tcW w:w="1824" w:type="dxa"/>
            <w:tcBorders>
              <w:top w:val="single" w:sz="6" w:space="0" w:color="000000"/>
              <w:left w:val="single" w:sz="6" w:space="0" w:color="000000"/>
              <w:bottom w:val="single" w:sz="6" w:space="0" w:color="000000"/>
              <w:right w:val="single" w:sz="6" w:space="0" w:color="000000"/>
            </w:tcBorders>
          </w:tcPr>
          <w:p w14:paraId="1628F58B" w14:textId="49C2B521" w:rsidR="00483EC6" w:rsidRPr="006D5FFC" w:rsidRDefault="00483EC6" w:rsidP="005A2BE4">
            <w:pPr>
              <w:pStyle w:val="TableParagraph"/>
              <w:spacing w:before="68" w:line="183" w:lineRule="exact"/>
              <w:ind w:left="17" w:right="9"/>
              <w:jc w:val="center"/>
              <w:rPr>
                <w:ins w:id="34" w:author="Angela Elias" w:date="2026-05-07T11:09:00Z" w16du:dateUtc="2026-05-07T08:09:00Z"/>
                <w:rFonts w:ascii="Arial" w:hAnsi="Arial" w:cs="Arial"/>
                <w:spacing w:val="-2"/>
                <w:sz w:val="18"/>
              </w:rPr>
            </w:pPr>
          </w:p>
        </w:tc>
      </w:tr>
      <w:tr w:rsidR="00483EC6" w:rsidRPr="006D5FFC" w14:paraId="0F342057" w14:textId="77777777" w:rsidTr="005A2BE4">
        <w:trPr>
          <w:trHeight w:val="271"/>
          <w:ins w:id="35" w:author="Angela Elias" w:date="2026-05-07T11:09:00Z"/>
        </w:trPr>
        <w:tc>
          <w:tcPr>
            <w:tcW w:w="2782" w:type="dxa"/>
            <w:tcBorders>
              <w:top w:val="single" w:sz="6" w:space="0" w:color="000000"/>
              <w:left w:val="single" w:sz="6" w:space="0" w:color="000000"/>
              <w:bottom w:val="single" w:sz="6" w:space="0" w:color="000000"/>
              <w:right w:val="single" w:sz="6" w:space="0" w:color="000000"/>
            </w:tcBorders>
          </w:tcPr>
          <w:p w14:paraId="61FD0164" w14:textId="491F7B74" w:rsidR="00483EC6" w:rsidRPr="006D5FFC" w:rsidRDefault="00483EC6" w:rsidP="005A2BE4">
            <w:pPr>
              <w:pStyle w:val="TableParagraph"/>
              <w:spacing w:before="68" w:line="183" w:lineRule="exact"/>
              <w:ind w:right="131"/>
              <w:rPr>
                <w:ins w:id="36" w:author="Angela Elias" w:date="2026-05-07T11:09:00Z" w16du:dateUtc="2026-05-07T08:09:00Z"/>
                <w:rFonts w:ascii="Arial" w:hAnsi="Arial" w:cs="Arial"/>
                <w:spacing w:val="-2"/>
                <w:sz w:val="18"/>
              </w:rPr>
            </w:pPr>
          </w:p>
        </w:tc>
        <w:tc>
          <w:tcPr>
            <w:tcW w:w="1824" w:type="dxa"/>
            <w:tcBorders>
              <w:top w:val="single" w:sz="6" w:space="0" w:color="000000"/>
              <w:left w:val="single" w:sz="6" w:space="0" w:color="000000"/>
              <w:bottom w:val="single" w:sz="6" w:space="0" w:color="000000"/>
              <w:right w:val="single" w:sz="6" w:space="0" w:color="000000"/>
            </w:tcBorders>
          </w:tcPr>
          <w:p w14:paraId="422B38F0" w14:textId="4DAB7CCB" w:rsidR="00483EC6" w:rsidRPr="006D5FFC" w:rsidRDefault="00483EC6" w:rsidP="005A2BE4">
            <w:pPr>
              <w:pStyle w:val="TableParagraph"/>
              <w:spacing w:before="68" w:line="183" w:lineRule="exact"/>
              <w:ind w:left="17" w:right="9"/>
              <w:jc w:val="center"/>
              <w:rPr>
                <w:ins w:id="37" w:author="Angela Elias" w:date="2026-05-07T11:09:00Z" w16du:dateUtc="2026-05-07T08:09:00Z"/>
                <w:rFonts w:ascii="Arial" w:hAnsi="Arial" w:cs="Arial"/>
                <w:spacing w:val="-2"/>
                <w:sz w:val="18"/>
              </w:rPr>
            </w:pPr>
          </w:p>
        </w:tc>
      </w:tr>
    </w:tbl>
    <w:p w14:paraId="5DC95237" w14:textId="77777777" w:rsidR="00483EC6" w:rsidRPr="006D5FFC" w:rsidRDefault="00483EC6" w:rsidP="00483EC6">
      <w:pPr>
        <w:pStyle w:val="BodyText"/>
        <w:spacing w:before="4"/>
        <w:rPr>
          <w:ins w:id="38" w:author="Angela Elias" w:date="2026-05-07T11:09:00Z" w16du:dateUtc="2026-05-07T08:09:00Z"/>
          <w:rFonts w:ascii="Arial" w:hAnsi="Arial" w:cs="Arial"/>
          <w:sz w:val="17"/>
        </w:rPr>
      </w:pPr>
    </w:p>
    <w:p w14:paraId="0F63F30E" w14:textId="77777777" w:rsidR="00483EC6" w:rsidRDefault="00483EC6" w:rsidP="00483EC6">
      <w:pPr>
        <w:pStyle w:val="BodyText"/>
        <w:spacing w:before="89"/>
        <w:rPr>
          <w:ins w:id="39" w:author="Angela Elias" w:date="2026-05-07T11:09:00Z" w16du:dateUtc="2026-05-07T08:09:00Z"/>
          <w:rFonts w:ascii="Arial" w:hAnsi="Arial" w:cs="Arial"/>
          <w:sz w:val="41"/>
        </w:rPr>
      </w:pPr>
    </w:p>
    <w:p w14:paraId="08702938" w14:textId="77777777" w:rsidR="00483EC6" w:rsidRPr="008A0291" w:rsidRDefault="00483EC6" w:rsidP="00483EC6">
      <w:pPr>
        <w:rPr>
          <w:ins w:id="40" w:author="Angela Elias" w:date="2026-05-07T11:09:00Z" w16du:dateUtc="2026-05-07T08:09:00Z"/>
        </w:rPr>
      </w:pPr>
    </w:p>
    <w:p w14:paraId="51EA079C" w14:textId="77777777" w:rsidR="00483EC6" w:rsidRPr="008A0291" w:rsidRDefault="00483EC6" w:rsidP="00483EC6">
      <w:pPr>
        <w:rPr>
          <w:ins w:id="41" w:author="Angela Elias" w:date="2026-05-07T11:09:00Z" w16du:dateUtc="2026-05-07T08:09:00Z"/>
        </w:rPr>
      </w:pPr>
    </w:p>
    <w:commentRangeEnd w:id="1"/>
    <w:p w14:paraId="1A32C357" w14:textId="77777777" w:rsidR="00483EC6" w:rsidRPr="008A0291" w:rsidRDefault="00483EC6" w:rsidP="00483EC6">
      <w:pPr>
        <w:rPr>
          <w:ins w:id="42" w:author="Angela Elias" w:date="2026-05-07T11:09:00Z" w16du:dateUtc="2026-05-07T08:09:00Z"/>
        </w:rPr>
      </w:pPr>
      <w:ins w:id="43" w:author="Angela Elias" w:date="2026-05-07T11:09:00Z" w16du:dateUtc="2026-05-07T08:09:00Z">
        <w:r>
          <w:rPr>
            <w:rStyle w:val="CommentReference"/>
          </w:rPr>
          <w:commentReference w:id="1"/>
        </w:r>
      </w:ins>
    </w:p>
    <w:p w14:paraId="287CA804" w14:textId="77777777" w:rsidR="00483EC6" w:rsidRPr="008A0291" w:rsidRDefault="00483EC6" w:rsidP="00483EC6">
      <w:pPr>
        <w:rPr>
          <w:ins w:id="44" w:author="Angela Elias" w:date="2026-05-07T11:09:00Z" w16du:dateUtc="2026-05-07T08:09:00Z"/>
        </w:rPr>
      </w:pPr>
    </w:p>
    <w:p w14:paraId="514658E6" w14:textId="77777777" w:rsidR="00483EC6" w:rsidRPr="008A0291" w:rsidRDefault="00483EC6" w:rsidP="00483EC6">
      <w:pPr>
        <w:rPr>
          <w:ins w:id="45" w:author="Angela Elias" w:date="2026-05-07T11:09:00Z" w16du:dateUtc="2026-05-07T08:09:00Z"/>
        </w:rPr>
      </w:pPr>
    </w:p>
    <w:p w14:paraId="005CCC24" w14:textId="77777777" w:rsidR="00483EC6" w:rsidRDefault="00483EC6" w:rsidP="0089347A">
      <w:pPr>
        <w:jc w:val="center"/>
        <w:rPr>
          <w:rFonts w:ascii="Arial" w:hAnsi="Arial" w:cs="Arial"/>
          <w:sz w:val="16"/>
          <w:szCs w:val="16"/>
        </w:rPr>
      </w:pPr>
    </w:p>
    <w:p w14:paraId="2CF72163" w14:textId="77777777" w:rsidR="00074D10" w:rsidRDefault="00074D10" w:rsidP="0089347A">
      <w:pPr>
        <w:jc w:val="center"/>
      </w:pPr>
    </w:p>
    <w:p w14:paraId="0C959607" w14:textId="2D2C8705" w:rsidR="00074D10" w:rsidRDefault="00000000" w:rsidP="00483EC6">
      <w:r>
        <w:br w:type="page"/>
      </w:r>
    </w:p>
    <w:p w14:paraId="61A93D58" w14:textId="77777777" w:rsidR="00074D10" w:rsidRPr="0089347A" w:rsidRDefault="00000000" w:rsidP="0089347A">
      <w:pPr>
        <w:jc w:val="center"/>
        <w:rPr>
          <w:rFonts w:ascii="Arial" w:hAnsi="Arial" w:cs="Arial"/>
          <w:color w:val="002060"/>
          <w:sz w:val="41"/>
          <w:szCs w:val="41"/>
        </w:rPr>
      </w:pPr>
      <w:r w:rsidRPr="0089347A">
        <w:rPr>
          <w:rFonts w:ascii="Arial" w:hAnsi="Arial" w:cs="Arial"/>
          <w:color w:val="002060"/>
          <w:sz w:val="41"/>
          <w:szCs w:val="41"/>
        </w:rPr>
        <w:lastRenderedPageBreak/>
        <w:t>Revision History</w:t>
      </w:r>
    </w:p>
    <w:tbl>
      <w:tblPr>
        <w:tblW w:w="0" w:type="auto"/>
        <w:tblLook w:val="04A0" w:firstRow="1" w:lastRow="0" w:firstColumn="1" w:lastColumn="0" w:noHBand="0" w:noVBand="1"/>
      </w:tblPr>
      <w:tblGrid>
        <w:gridCol w:w="2160"/>
        <w:gridCol w:w="2160"/>
        <w:gridCol w:w="2160"/>
        <w:gridCol w:w="2160"/>
      </w:tblGrid>
      <w:tr w:rsidR="00074D10" w:rsidRPr="0089347A" w14:paraId="71669158" w14:textId="77777777">
        <w:tc>
          <w:tcPr>
            <w:tcW w:w="2160" w:type="dxa"/>
          </w:tcPr>
          <w:p w14:paraId="34A338A7" w14:textId="77777777" w:rsidR="00074D10" w:rsidRPr="0089347A" w:rsidRDefault="00000000" w:rsidP="0089347A">
            <w:pPr>
              <w:jc w:val="center"/>
              <w:rPr>
                <w:rFonts w:ascii="Arial" w:hAnsi="Arial" w:cs="Arial"/>
                <w:b/>
                <w:bCs/>
                <w:sz w:val="18"/>
                <w:szCs w:val="18"/>
              </w:rPr>
            </w:pPr>
            <w:r w:rsidRPr="0089347A">
              <w:rPr>
                <w:rFonts w:ascii="Arial" w:hAnsi="Arial" w:cs="Arial"/>
                <w:b/>
                <w:bCs/>
                <w:sz w:val="18"/>
                <w:szCs w:val="18"/>
              </w:rPr>
              <w:t>Version</w:t>
            </w:r>
          </w:p>
        </w:tc>
        <w:tc>
          <w:tcPr>
            <w:tcW w:w="2160" w:type="dxa"/>
          </w:tcPr>
          <w:p w14:paraId="74C136C8" w14:textId="77777777" w:rsidR="00074D10" w:rsidRPr="0089347A" w:rsidRDefault="00000000" w:rsidP="0089347A">
            <w:pPr>
              <w:jc w:val="center"/>
              <w:rPr>
                <w:rFonts w:ascii="Arial" w:hAnsi="Arial" w:cs="Arial"/>
                <w:b/>
                <w:bCs/>
                <w:sz w:val="18"/>
                <w:szCs w:val="18"/>
              </w:rPr>
            </w:pPr>
            <w:r w:rsidRPr="0089347A">
              <w:rPr>
                <w:rFonts w:ascii="Arial" w:hAnsi="Arial" w:cs="Arial"/>
                <w:b/>
                <w:bCs/>
                <w:sz w:val="18"/>
                <w:szCs w:val="18"/>
              </w:rPr>
              <w:t>Date</w:t>
            </w:r>
          </w:p>
        </w:tc>
        <w:tc>
          <w:tcPr>
            <w:tcW w:w="2160" w:type="dxa"/>
          </w:tcPr>
          <w:p w14:paraId="335F87E0" w14:textId="77777777" w:rsidR="00074D10" w:rsidRPr="0089347A" w:rsidRDefault="00000000" w:rsidP="0089347A">
            <w:pPr>
              <w:jc w:val="center"/>
              <w:rPr>
                <w:rFonts w:ascii="Arial" w:hAnsi="Arial" w:cs="Arial"/>
                <w:b/>
                <w:bCs/>
                <w:sz w:val="18"/>
                <w:szCs w:val="18"/>
              </w:rPr>
            </w:pPr>
            <w:r w:rsidRPr="0089347A">
              <w:rPr>
                <w:rFonts w:ascii="Arial" w:hAnsi="Arial" w:cs="Arial"/>
                <w:b/>
                <w:bCs/>
                <w:sz w:val="18"/>
                <w:szCs w:val="18"/>
              </w:rPr>
              <w:t>Author</w:t>
            </w:r>
          </w:p>
        </w:tc>
        <w:tc>
          <w:tcPr>
            <w:tcW w:w="2160" w:type="dxa"/>
          </w:tcPr>
          <w:p w14:paraId="72EC6188" w14:textId="77777777" w:rsidR="00074D10" w:rsidRPr="0089347A" w:rsidRDefault="00000000" w:rsidP="0089347A">
            <w:pPr>
              <w:jc w:val="center"/>
              <w:rPr>
                <w:rFonts w:ascii="Arial" w:hAnsi="Arial" w:cs="Arial"/>
                <w:b/>
                <w:bCs/>
                <w:sz w:val="18"/>
                <w:szCs w:val="18"/>
              </w:rPr>
            </w:pPr>
            <w:r w:rsidRPr="0089347A">
              <w:rPr>
                <w:rFonts w:ascii="Arial" w:hAnsi="Arial" w:cs="Arial"/>
                <w:b/>
                <w:bCs/>
                <w:sz w:val="18"/>
                <w:szCs w:val="18"/>
              </w:rPr>
              <w:t>Modification</w:t>
            </w:r>
          </w:p>
        </w:tc>
      </w:tr>
    </w:tbl>
    <w:p w14:paraId="06E2CF3D" w14:textId="77777777" w:rsidR="00074D10" w:rsidRDefault="00000000" w:rsidP="0089347A">
      <w:pPr>
        <w:jc w:val="center"/>
      </w:pPr>
      <w:r>
        <w:br w:type="page"/>
      </w:r>
    </w:p>
    <w:sdt>
      <w:sdtPr>
        <w:rPr>
          <w:rFonts w:ascii="Aptos Display" w:eastAsiaTheme="minorEastAsia" w:hAnsi="Aptos Display" w:cstheme="minorBidi"/>
          <w:b w:val="0"/>
          <w:bCs w:val="0"/>
          <w:color w:val="000000" w:themeColor="text1"/>
          <w:sz w:val="22"/>
          <w:szCs w:val="22"/>
        </w:rPr>
        <w:id w:val="-850949356"/>
        <w:docPartObj>
          <w:docPartGallery w:val="Table of Contents"/>
          <w:docPartUnique/>
        </w:docPartObj>
      </w:sdtPr>
      <w:sdtEndPr>
        <w:rPr>
          <w:rFonts w:ascii="Aptos" w:hAnsi="Aptos"/>
          <w:noProof/>
          <w:sz w:val="16"/>
          <w:szCs w:val="16"/>
        </w:rPr>
      </w:sdtEndPr>
      <w:sdtContent>
        <w:p w14:paraId="73EEA3C5" w14:textId="3A01804F" w:rsidR="00094238" w:rsidRPr="00061E4C" w:rsidRDefault="00094238">
          <w:pPr>
            <w:pStyle w:val="TOCHeading"/>
            <w:rPr>
              <w:rFonts w:ascii="Aptos Display" w:hAnsi="Aptos Display"/>
              <w:b w:val="0"/>
              <w:bCs w:val="0"/>
              <w:color w:val="000000" w:themeColor="text1"/>
            </w:rPr>
          </w:pPr>
          <w:r w:rsidRPr="00061E4C">
            <w:rPr>
              <w:rFonts w:ascii="Aptos Display" w:hAnsi="Aptos Display"/>
              <w:b w:val="0"/>
              <w:bCs w:val="0"/>
              <w:color w:val="000000" w:themeColor="text1"/>
            </w:rPr>
            <w:t>Table of Contents</w:t>
          </w:r>
        </w:p>
        <w:p w14:paraId="250DB308" w14:textId="6EEDF5F4" w:rsidR="00094238" w:rsidRPr="00061E4C" w:rsidRDefault="00094238">
          <w:pPr>
            <w:rPr>
              <w:rFonts w:ascii="Aptos" w:hAnsi="Aptos"/>
              <w:color w:val="000000" w:themeColor="text1"/>
              <w:sz w:val="16"/>
              <w:szCs w:val="16"/>
            </w:rPr>
          </w:pPr>
          <w:r w:rsidRPr="00061E4C">
            <w:rPr>
              <w:rFonts w:ascii="Aptos" w:hAnsi="Aptos"/>
              <w:color w:val="000000" w:themeColor="text1"/>
              <w:sz w:val="16"/>
              <w:szCs w:val="16"/>
            </w:rPr>
            <w:fldChar w:fldCharType="begin"/>
          </w:r>
          <w:r w:rsidRPr="00061E4C">
            <w:rPr>
              <w:rFonts w:ascii="Aptos" w:hAnsi="Aptos"/>
              <w:color w:val="000000" w:themeColor="text1"/>
              <w:sz w:val="16"/>
              <w:szCs w:val="16"/>
            </w:rPr>
            <w:instrText xml:space="preserve"> TOC \o "1-3" \h \z \u </w:instrText>
          </w:r>
          <w:r w:rsidRPr="00061E4C">
            <w:rPr>
              <w:rFonts w:ascii="Aptos" w:hAnsi="Aptos"/>
              <w:color w:val="000000" w:themeColor="text1"/>
              <w:sz w:val="16"/>
              <w:szCs w:val="16"/>
            </w:rPr>
            <w:fldChar w:fldCharType="separate"/>
          </w:r>
          <w:r w:rsidRPr="00061E4C">
            <w:rPr>
              <w:rFonts w:ascii="Aptos" w:hAnsi="Aptos"/>
              <w:noProof/>
              <w:color w:val="000000" w:themeColor="text1"/>
              <w:sz w:val="16"/>
              <w:szCs w:val="16"/>
            </w:rPr>
            <w:t>No table of contents entries found.</w:t>
          </w:r>
          <w:r w:rsidRPr="00061E4C">
            <w:rPr>
              <w:rFonts w:ascii="Aptos" w:hAnsi="Aptos"/>
              <w:noProof/>
              <w:color w:val="000000" w:themeColor="text1"/>
              <w:sz w:val="16"/>
              <w:szCs w:val="16"/>
            </w:rPr>
            <w:fldChar w:fldCharType="end"/>
          </w:r>
        </w:p>
      </w:sdtContent>
    </w:sdt>
    <w:p w14:paraId="197E11A3" w14:textId="77777777" w:rsidR="00074D10" w:rsidRDefault="00000000" w:rsidP="0089347A">
      <w:pPr>
        <w:jc w:val="center"/>
      </w:pPr>
      <w:r>
        <w:br w:type="page"/>
      </w:r>
    </w:p>
    <w:p w14:paraId="14776944" w14:textId="70FA3946" w:rsidR="00074D10" w:rsidRPr="006C51A2" w:rsidRDefault="00483EC6" w:rsidP="00BA00D3">
      <w:pPr>
        <w:pStyle w:val="Heading1"/>
        <w:spacing w:line="240" w:lineRule="auto"/>
        <w:rPr>
          <w:rFonts w:ascii="Aptos Display" w:hAnsi="Aptos Display"/>
          <w:b w:val="0"/>
          <w:bCs w:val="0"/>
          <w:color w:val="262626" w:themeColor="text1" w:themeTint="D9"/>
        </w:rPr>
      </w:pPr>
      <w:r>
        <w:rPr>
          <w:rFonts w:ascii="Aptos Display" w:hAnsi="Aptos Display"/>
          <w:b w:val="0"/>
          <w:bCs w:val="0"/>
          <w:color w:val="262626" w:themeColor="text1" w:themeTint="D9"/>
        </w:rPr>
        <w:lastRenderedPageBreak/>
        <w:t>1</w:t>
      </w:r>
      <w:r w:rsidR="00000000" w:rsidRPr="006C51A2">
        <w:rPr>
          <w:rFonts w:ascii="Aptos Display" w:hAnsi="Aptos Display"/>
          <w:b w:val="0"/>
          <w:bCs w:val="0"/>
          <w:color w:val="262626" w:themeColor="text1" w:themeTint="D9"/>
        </w:rPr>
        <w:t>. Introduction</w:t>
      </w:r>
    </w:p>
    <w:p w14:paraId="64D8B650" w14:textId="674B7CA6" w:rsidR="0089347A" w:rsidRPr="006C51A2" w:rsidRDefault="00483EC6" w:rsidP="00BA00D3">
      <w:pPr>
        <w:pStyle w:val="Heading2"/>
        <w:spacing w:line="240" w:lineRule="auto"/>
        <w:rPr>
          <w:rFonts w:ascii="Aptos Display" w:hAnsi="Aptos Display"/>
          <w:b w:val="0"/>
          <w:bCs w:val="0"/>
          <w:color w:val="262626" w:themeColor="text1" w:themeTint="D9"/>
          <w:sz w:val="28"/>
          <w:szCs w:val="28"/>
        </w:rPr>
      </w:pPr>
      <w:r>
        <w:rPr>
          <w:rFonts w:ascii="Aptos Display" w:hAnsi="Aptos Display"/>
          <w:b w:val="0"/>
          <w:bCs w:val="0"/>
          <w:color w:val="262626" w:themeColor="text1" w:themeTint="D9"/>
          <w:sz w:val="28"/>
          <w:szCs w:val="28"/>
        </w:rPr>
        <w:t>1</w:t>
      </w:r>
      <w:r w:rsidR="00000000" w:rsidRPr="006C51A2">
        <w:rPr>
          <w:rFonts w:ascii="Aptos Display" w:hAnsi="Aptos Display"/>
          <w:b w:val="0"/>
          <w:bCs w:val="0"/>
          <w:color w:val="262626" w:themeColor="text1" w:themeTint="D9"/>
          <w:sz w:val="28"/>
          <w:szCs w:val="28"/>
        </w:rPr>
        <w:t>.1 Document Overview</w:t>
      </w:r>
    </w:p>
    <w:p w14:paraId="6D23719C" w14:textId="6B839BFB" w:rsidR="00074D10" w:rsidRPr="006C51A2" w:rsidRDefault="00483EC6" w:rsidP="00BA00D3">
      <w:pPr>
        <w:pStyle w:val="Heading3"/>
        <w:spacing w:line="240" w:lineRule="auto"/>
        <w:rPr>
          <w:rFonts w:ascii="Aptos Display" w:hAnsi="Aptos Display"/>
          <w:b w:val="0"/>
          <w:bCs w:val="0"/>
          <w:color w:val="262626" w:themeColor="text1" w:themeTint="D9"/>
          <w:sz w:val="24"/>
          <w:szCs w:val="24"/>
        </w:rPr>
      </w:pPr>
      <w:r>
        <w:rPr>
          <w:rFonts w:ascii="Aptos Display" w:hAnsi="Aptos Display"/>
          <w:b w:val="0"/>
          <w:bCs w:val="0"/>
          <w:color w:val="262626" w:themeColor="text1" w:themeTint="D9"/>
          <w:sz w:val="24"/>
          <w:szCs w:val="24"/>
        </w:rPr>
        <w:t>1</w:t>
      </w:r>
      <w:r w:rsidR="00000000" w:rsidRPr="006C51A2">
        <w:rPr>
          <w:rFonts w:ascii="Aptos Display" w:hAnsi="Aptos Display"/>
          <w:b w:val="0"/>
          <w:bCs w:val="0"/>
          <w:color w:val="262626" w:themeColor="text1" w:themeTint="D9"/>
          <w:sz w:val="24"/>
          <w:szCs w:val="24"/>
        </w:rPr>
        <w:t>.1.1 Purpose of the Document</w:t>
      </w:r>
    </w:p>
    <w:p w14:paraId="5727543D" w14:textId="77777777" w:rsidR="0089347A" w:rsidRPr="006C51A2" w:rsidRDefault="0089347A" w:rsidP="00BA00D3">
      <w:p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This IDEMIA System Specification Document is dedicated to the eKYC project. The objective of this document is to give an overview of the system by: </w:t>
      </w:r>
    </w:p>
    <w:p w14:paraId="1AD77D35" w14:textId="77777777" w:rsidR="0089347A" w:rsidRPr="006C51A2" w:rsidRDefault="0089347A" w:rsidP="00BA00D3">
      <w:pPr>
        <w:pStyle w:val="ListParagraph"/>
        <w:numPr>
          <w:ilvl w:val="0"/>
          <w:numId w:val="16"/>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Defining the perimeter of the system: what is in and out, </w:t>
      </w:r>
    </w:p>
    <w:p w14:paraId="57EB13F3" w14:textId="77777777" w:rsidR="0089347A" w:rsidRPr="006C51A2" w:rsidRDefault="0089347A" w:rsidP="00BA00D3">
      <w:pPr>
        <w:pStyle w:val="ListParagraph"/>
        <w:numPr>
          <w:ilvl w:val="0"/>
          <w:numId w:val="16"/>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Describing the system interactions with its environment to satisfy customer’s needs, </w:t>
      </w:r>
    </w:p>
    <w:p w14:paraId="706925DE" w14:textId="77777777" w:rsidR="0089347A" w:rsidRPr="006C51A2" w:rsidRDefault="0089347A" w:rsidP="00BA00D3">
      <w:pPr>
        <w:pStyle w:val="ListParagraph"/>
        <w:numPr>
          <w:ilvl w:val="0"/>
          <w:numId w:val="16"/>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Aligning stakeholders and system team on a shared vision. </w:t>
      </w:r>
    </w:p>
    <w:p w14:paraId="0CDEB8A0" w14:textId="77777777" w:rsidR="0089347A" w:rsidRPr="006C51A2" w:rsidRDefault="0089347A" w:rsidP="00BA00D3">
      <w:p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For these purposes, all along the document, we: </w:t>
      </w:r>
    </w:p>
    <w:p w14:paraId="575D9915" w14:textId="77777777" w:rsidR="0089347A" w:rsidRPr="006C51A2" w:rsidRDefault="0089347A" w:rsidP="00BA00D3">
      <w:pPr>
        <w:pStyle w:val="ListParagraph"/>
        <w:numPr>
          <w:ilvl w:val="0"/>
          <w:numId w:val="17"/>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Identify the main stakeholders and external systems, and their main expectations, </w:t>
      </w:r>
    </w:p>
    <w:p w14:paraId="3CC694FE" w14:textId="77777777" w:rsidR="0089347A" w:rsidRPr="006C51A2" w:rsidRDefault="0089347A" w:rsidP="00BA00D3">
      <w:pPr>
        <w:pStyle w:val="ListParagraph"/>
        <w:numPr>
          <w:ilvl w:val="0"/>
          <w:numId w:val="17"/>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Describe the main expected operational modes of the system, </w:t>
      </w:r>
    </w:p>
    <w:p w14:paraId="294EB05D" w14:textId="77777777" w:rsidR="0089347A" w:rsidRPr="006C51A2" w:rsidRDefault="0089347A" w:rsidP="00BA00D3">
      <w:pPr>
        <w:pStyle w:val="ListParagraph"/>
        <w:numPr>
          <w:ilvl w:val="0"/>
          <w:numId w:val="17"/>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Describe the interactions of the system with its environment, </w:t>
      </w:r>
    </w:p>
    <w:p w14:paraId="4AD09C54" w14:textId="77777777" w:rsidR="0089347A" w:rsidRPr="006C51A2" w:rsidRDefault="0089347A" w:rsidP="00BA00D3">
      <w:pPr>
        <w:pStyle w:val="ListParagraph"/>
        <w:numPr>
          <w:ilvl w:val="0"/>
          <w:numId w:val="17"/>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Describe the use cases of the system</w:t>
      </w:r>
    </w:p>
    <w:p w14:paraId="35068BA0" w14:textId="16BD5438" w:rsidR="0089347A" w:rsidRPr="006C51A2" w:rsidRDefault="0089347A" w:rsidP="00BA00D3">
      <w:pPr>
        <w:pStyle w:val="ListParagraph"/>
        <w:numPr>
          <w:ilvl w:val="0"/>
          <w:numId w:val="17"/>
        </w:num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Identify the properties of business data exchanged with its environment. </w:t>
      </w:r>
    </w:p>
    <w:p w14:paraId="03CA52AE" w14:textId="353AAA0C" w:rsidR="00074D10" w:rsidRPr="006C51A2" w:rsidRDefault="00483EC6" w:rsidP="00BA00D3">
      <w:pPr>
        <w:pStyle w:val="Heading3"/>
        <w:rPr>
          <w:rFonts w:ascii="Aptos Display" w:hAnsi="Aptos Display"/>
          <w:b w:val="0"/>
          <w:bCs w:val="0"/>
          <w:color w:val="262626" w:themeColor="text1" w:themeTint="D9"/>
          <w:sz w:val="24"/>
          <w:szCs w:val="24"/>
        </w:rPr>
      </w:pPr>
      <w:r>
        <w:rPr>
          <w:rFonts w:ascii="Aptos Display" w:hAnsi="Aptos Display"/>
          <w:b w:val="0"/>
          <w:bCs w:val="0"/>
          <w:color w:val="262626" w:themeColor="text1" w:themeTint="D9"/>
          <w:sz w:val="24"/>
          <w:szCs w:val="24"/>
        </w:rPr>
        <w:t>1</w:t>
      </w:r>
      <w:r w:rsidR="00000000" w:rsidRPr="006C51A2">
        <w:rPr>
          <w:rFonts w:ascii="Aptos Display" w:hAnsi="Aptos Display"/>
          <w:b w:val="0"/>
          <w:bCs w:val="0"/>
          <w:color w:val="262626" w:themeColor="text1" w:themeTint="D9"/>
          <w:sz w:val="24"/>
          <w:szCs w:val="24"/>
        </w:rPr>
        <w:t>.1.2 Distribution and access</w:t>
      </w:r>
    </w:p>
    <w:p w14:paraId="0DBCA572" w14:textId="77777777" w:rsidR="0089347A" w:rsidRPr="006C51A2" w:rsidRDefault="0089347A" w:rsidP="00BA00D3">
      <w:p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This document is delivered by IDEMIA to the customer for the system functional and non-functional requirements review and approval. It will then serve as the reference document for system development. </w:t>
      </w:r>
    </w:p>
    <w:p w14:paraId="1923B745" w14:textId="77777777" w:rsidR="0089347A" w:rsidRPr="006C51A2" w:rsidRDefault="0089347A" w:rsidP="00BA00D3">
      <w:p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The scope of the current document is based on the customer's requirements written in the annexes of the contract. </w:t>
      </w:r>
    </w:p>
    <w:p w14:paraId="1F6B7553" w14:textId="77777777" w:rsidR="0089347A" w:rsidRPr="006C51A2" w:rsidRDefault="0089347A" w:rsidP="00BA00D3">
      <w:pPr>
        <w:rPr>
          <w:rFonts w:ascii="Aptos Display" w:hAnsi="Aptos Display"/>
          <w:color w:val="262626" w:themeColor="text1" w:themeTint="D9"/>
          <w:sz w:val="16"/>
          <w:szCs w:val="16"/>
        </w:rPr>
      </w:pPr>
    </w:p>
    <w:p w14:paraId="03D28AFF" w14:textId="0BFE2551" w:rsidR="00074D10" w:rsidRPr="006C51A2" w:rsidRDefault="00483EC6" w:rsidP="00BA00D3">
      <w:pPr>
        <w:pStyle w:val="Heading2"/>
        <w:rPr>
          <w:rFonts w:ascii="Aptos Display" w:hAnsi="Aptos Display"/>
          <w:b w:val="0"/>
          <w:bCs w:val="0"/>
          <w:color w:val="262626" w:themeColor="text1" w:themeTint="D9"/>
          <w:sz w:val="28"/>
          <w:szCs w:val="28"/>
        </w:rPr>
      </w:pPr>
      <w:r>
        <w:rPr>
          <w:rFonts w:ascii="Aptos Display" w:hAnsi="Aptos Display"/>
          <w:b w:val="0"/>
          <w:bCs w:val="0"/>
          <w:color w:val="262626" w:themeColor="text1" w:themeTint="D9"/>
          <w:sz w:val="28"/>
          <w:szCs w:val="28"/>
        </w:rPr>
        <w:t>1</w:t>
      </w:r>
      <w:r w:rsidR="00000000" w:rsidRPr="006C51A2">
        <w:rPr>
          <w:rFonts w:ascii="Aptos Display" w:hAnsi="Aptos Display"/>
          <w:b w:val="0"/>
          <w:bCs w:val="0"/>
          <w:color w:val="262626" w:themeColor="text1" w:themeTint="D9"/>
          <w:sz w:val="28"/>
          <w:szCs w:val="28"/>
        </w:rPr>
        <w:t>.2 Reference Documents</w:t>
      </w:r>
    </w:p>
    <w:p w14:paraId="5E3EE544" w14:textId="7626CF5C" w:rsidR="0089347A" w:rsidRPr="006C51A2" w:rsidRDefault="0089347A" w:rsidP="00BA00D3">
      <w:pPr>
        <w:rPr>
          <w:rFonts w:ascii="Aptos Display" w:hAnsi="Aptos Display"/>
          <w:color w:val="262626" w:themeColor="text1" w:themeTint="D9"/>
          <w:sz w:val="20"/>
          <w:szCs w:val="20"/>
        </w:rPr>
      </w:pPr>
      <w:r w:rsidRPr="006C51A2">
        <w:rPr>
          <w:rFonts w:ascii="Aptos Display" w:hAnsi="Aptos Display"/>
          <w:color w:val="262626" w:themeColor="text1" w:themeTint="D9"/>
          <w:sz w:val="20"/>
          <w:szCs w:val="20"/>
        </w:rPr>
        <w:t>This section presents all reference documents and meetings used to build this document. </w:t>
      </w:r>
    </w:p>
    <w:p w14:paraId="3F2B0B70" w14:textId="493CE172" w:rsidR="00074D10" w:rsidRPr="006C51A2" w:rsidRDefault="00483EC6" w:rsidP="00BA00D3">
      <w:pPr>
        <w:pStyle w:val="Heading3"/>
        <w:rPr>
          <w:rFonts w:ascii="Aptos Display" w:hAnsi="Aptos Display"/>
          <w:b w:val="0"/>
          <w:bCs w:val="0"/>
          <w:color w:val="262626" w:themeColor="text1" w:themeTint="D9"/>
          <w:sz w:val="24"/>
          <w:szCs w:val="24"/>
        </w:rPr>
      </w:pPr>
      <w:r>
        <w:rPr>
          <w:rFonts w:ascii="Aptos Display" w:hAnsi="Aptos Display"/>
          <w:b w:val="0"/>
          <w:bCs w:val="0"/>
          <w:color w:val="262626" w:themeColor="text1" w:themeTint="D9"/>
          <w:sz w:val="24"/>
          <w:szCs w:val="24"/>
        </w:rPr>
        <w:t>1</w:t>
      </w:r>
      <w:r w:rsidR="00000000" w:rsidRPr="006C51A2">
        <w:rPr>
          <w:rFonts w:ascii="Aptos Display" w:hAnsi="Aptos Display"/>
          <w:b w:val="0"/>
          <w:bCs w:val="0"/>
          <w:color w:val="262626" w:themeColor="text1" w:themeTint="D9"/>
          <w:sz w:val="24"/>
          <w:szCs w:val="24"/>
        </w:rPr>
        <w:t>.2.1 Product Reference Documents</w:t>
      </w:r>
    </w:p>
    <w:p w14:paraId="45A261A4" w14:textId="77777777" w:rsidR="00BA00D3" w:rsidRPr="006C51A2" w:rsidRDefault="00BA00D3" w:rsidP="00BA00D3">
      <w:pPr>
        <w:rPr>
          <w:color w:val="262626" w:themeColor="text1" w:themeTint="D9"/>
        </w:rPr>
      </w:pPr>
    </w:p>
    <w:tbl>
      <w:tblPr>
        <w:tblW w:w="0" w:type="auto"/>
        <w:tblLook w:val="04A0" w:firstRow="1" w:lastRow="0" w:firstColumn="1" w:lastColumn="0" w:noHBand="0" w:noVBand="1"/>
      </w:tblPr>
      <w:tblGrid>
        <w:gridCol w:w="1728"/>
        <w:gridCol w:w="1728"/>
        <w:gridCol w:w="1728"/>
        <w:gridCol w:w="1728"/>
        <w:gridCol w:w="1728"/>
      </w:tblGrid>
      <w:tr w:rsidR="006C51A2" w:rsidRPr="006C51A2" w14:paraId="527E4F73" w14:textId="77777777">
        <w:tc>
          <w:tcPr>
            <w:tcW w:w="1728" w:type="dxa"/>
          </w:tcPr>
          <w:p w14:paraId="7162A75E" w14:textId="77777777" w:rsidR="00074D10" w:rsidRPr="006C51A2" w:rsidRDefault="00000000" w:rsidP="00BA00D3">
            <w:pPr>
              <w:jc w:val="center"/>
              <w:rPr>
                <w:rFonts w:ascii="Arial" w:hAnsi="Arial" w:cs="Arial"/>
                <w:b/>
                <w:bCs/>
                <w:color w:val="262626" w:themeColor="text1" w:themeTint="D9"/>
                <w:sz w:val="16"/>
                <w:szCs w:val="16"/>
              </w:rPr>
            </w:pPr>
            <w:r w:rsidRPr="006C51A2">
              <w:rPr>
                <w:rFonts w:ascii="Arial" w:hAnsi="Arial" w:cs="Arial"/>
                <w:b/>
                <w:bCs/>
                <w:color w:val="262626" w:themeColor="text1" w:themeTint="D9"/>
                <w:sz w:val="16"/>
                <w:szCs w:val="16"/>
              </w:rPr>
              <w:t>Id</w:t>
            </w:r>
          </w:p>
        </w:tc>
        <w:tc>
          <w:tcPr>
            <w:tcW w:w="1728" w:type="dxa"/>
          </w:tcPr>
          <w:p w14:paraId="70BBBFA0" w14:textId="77777777" w:rsidR="00074D10" w:rsidRPr="006C51A2" w:rsidRDefault="00000000" w:rsidP="00BA00D3">
            <w:pPr>
              <w:jc w:val="center"/>
              <w:rPr>
                <w:rFonts w:ascii="Arial" w:hAnsi="Arial" w:cs="Arial"/>
                <w:b/>
                <w:bCs/>
                <w:color w:val="262626" w:themeColor="text1" w:themeTint="D9"/>
                <w:sz w:val="16"/>
                <w:szCs w:val="16"/>
              </w:rPr>
            </w:pPr>
            <w:r w:rsidRPr="006C51A2">
              <w:rPr>
                <w:rFonts w:ascii="Arial" w:hAnsi="Arial" w:cs="Arial"/>
                <w:b/>
                <w:bCs/>
                <w:color w:val="262626" w:themeColor="text1" w:themeTint="D9"/>
                <w:sz w:val="16"/>
                <w:szCs w:val="16"/>
              </w:rPr>
              <w:t>Document or Meeting Name</w:t>
            </w:r>
          </w:p>
        </w:tc>
        <w:tc>
          <w:tcPr>
            <w:tcW w:w="1728" w:type="dxa"/>
          </w:tcPr>
          <w:p w14:paraId="6DB34E57" w14:textId="77777777" w:rsidR="00074D10" w:rsidRPr="006C51A2" w:rsidRDefault="00000000" w:rsidP="00BA00D3">
            <w:pPr>
              <w:jc w:val="center"/>
              <w:rPr>
                <w:rFonts w:ascii="Arial" w:hAnsi="Arial" w:cs="Arial"/>
                <w:b/>
                <w:bCs/>
                <w:color w:val="262626" w:themeColor="text1" w:themeTint="D9"/>
                <w:sz w:val="16"/>
                <w:szCs w:val="16"/>
              </w:rPr>
            </w:pPr>
            <w:r w:rsidRPr="006C51A2">
              <w:rPr>
                <w:rFonts w:ascii="Arial" w:hAnsi="Arial" w:cs="Arial"/>
                <w:b/>
                <w:bCs/>
                <w:color w:val="262626" w:themeColor="text1" w:themeTint="D9"/>
                <w:sz w:val="16"/>
                <w:szCs w:val="16"/>
              </w:rPr>
              <w:t>Release</w:t>
            </w:r>
          </w:p>
        </w:tc>
        <w:tc>
          <w:tcPr>
            <w:tcW w:w="1728" w:type="dxa"/>
          </w:tcPr>
          <w:p w14:paraId="12D14B21" w14:textId="77777777" w:rsidR="00074D10" w:rsidRPr="006C51A2" w:rsidRDefault="00000000" w:rsidP="00BA00D3">
            <w:pPr>
              <w:jc w:val="center"/>
              <w:rPr>
                <w:rFonts w:ascii="Arial" w:hAnsi="Arial" w:cs="Arial"/>
                <w:b/>
                <w:bCs/>
                <w:color w:val="262626" w:themeColor="text1" w:themeTint="D9"/>
                <w:sz w:val="16"/>
                <w:szCs w:val="16"/>
              </w:rPr>
            </w:pPr>
            <w:r w:rsidRPr="006C51A2">
              <w:rPr>
                <w:rFonts w:ascii="Arial" w:hAnsi="Arial" w:cs="Arial"/>
                <w:b/>
                <w:bCs/>
                <w:color w:val="262626" w:themeColor="text1" w:themeTint="D9"/>
                <w:sz w:val="16"/>
                <w:szCs w:val="16"/>
              </w:rPr>
              <w:t>Date</w:t>
            </w:r>
          </w:p>
        </w:tc>
        <w:tc>
          <w:tcPr>
            <w:tcW w:w="1728" w:type="dxa"/>
          </w:tcPr>
          <w:p w14:paraId="023BFDA5" w14:textId="77777777" w:rsidR="00074D10" w:rsidRPr="006C51A2" w:rsidRDefault="00000000" w:rsidP="00BA00D3">
            <w:pPr>
              <w:jc w:val="center"/>
              <w:rPr>
                <w:rFonts w:ascii="Arial" w:hAnsi="Arial" w:cs="Arial"/>
                <w:b/>
                <w:bCs/>
                <w:color w:val="262626" w:themeColor="text1" w:themeTint="D9"/>
                <w:sz w:val="16"/>
                <w:szCs w:val="16"/>
              </w:rPr>
            </w:pPr>
            <w:r w:rsidRPr="006C51A2">
              <w:rPr>
                <w:rFonts w:ascii="Arial" w:hAnsi="Arial" w:cs="Arial"/>
                <w:b/>
                <w:bCs/>
                <w:color w:val="262626" w:themeColor="text1" w:themeTint="D9"/>
                <w:sz w:val="16"/>
                <w:szCs w:val="16"/>
              </w:rPr>
              <w:t>Reference</w:t>
            </w:r>
          </w:p>
        </w:tc>
      </w:tr>
    </w:tbl>
    <w:p w14:paraId="70527B52" w14:textId="77777777" w:rsidR="00BA00D3" w:rsidRPr="006C51A2" w:rsidRDefault="00BA00D3" w:rsidP="00BA00D3">
      <w:pPr>
        <w:pStyle w:val="Heading3"/>
        <w:rPr>
          <w:rFonts w:ascii="Aptos Display" w:hAnsi="Aptos Display"/>
          <w:b w:val="0"/>
          <w:bCs w:val="0"/>
          <w:color w:val="262626" w:themeColor="text1" w:themeTint="D9"/>
          <w:sz w:val="24"/>
          <w:szCs w:val="24"/>
        </w:rPr>
      </w:pPr>
    </w:p>
    <w:p w14:paraId="52BAC492" w14:textId="3685805E" w:rsidR="00074D10" w:rsidRPr="006C51A2" w:rsidRDefault="00483EC6" w:rsidP="00BA00D3">
      <w:pPr>
        <w:pStyle w:val="Heading3"/>
        <w:rPr>
          <w:rFonts w:ascii="Aptos Display" w:hAnsi="Aptos Display"/>
          <w:b w:val="0"/>
          <w:bCs w:val="0"/>
          <w:color w:val="262626" w:themeColor="text1" w:themeTint="D9"/>
          <w:sz w:val="24"/>
          <w:szCs w:val="24"/>
        </w:rPr>
      </w:pPr>
      <w:r>
        <w:rPr>
          <w:rFonts w:ascii="Aptos Display" w:hAnsi="Aptos Display"/>
          <w:b w:val="0"/>
          <w:bCs w:val="0"/>
          <w:color w:val="262626" w:themeColor="text1" w:themeTint="D9"/>
          <w:sz w:val="24"/>
          <w:szCs w:val="24"/>
        </w:rPr>
        <w:t>1</w:t>
      </w:r>
      <w:r w:rsidR="00000000" w:rsidRPr="006C51A2">
        <w:rPr>
          <w:rFonts w:ascii="Aptos Display" w:hAnsi="Aptos Display"/>
          <w:b w:val="0"/>
          <w:bCs w:val="0"/>
          <w:color w:val="262626" w:themeColor="text1" w:themeTint="D9"/>
          <w:sz w:val="24"/>
          <w:szCs w:val="24"/>
        </w:rPr>
        <w:t>.2.2 Conventions</w:t>
      </w:r>
    </w:p>
    <w:p w14:paraId="6214050E" w14:textId="77777777" w:rsidR="00074D10" w:rsidRDefault="00000000" w:rsidP="0089347A">
      <w:pPr>
        <w:jc w:val="center"/>
      </w:pPr>
      <w:r>
        <w:br w:type="page"/>
      </w:r>
    </w:p>
    <w:p w14:paraId="3512D921" w14:textId="7C998F6D" w:rsidR="00074D10" w:rsidRPr="006C51A2" w:rsidRDefault="00483EC6" w:rsidP="00061E4C">
      <w:pPr>
        <w:pStyle w:val="Heading1"/>
        <w:rPr>
          <w:rFonts w:ascii="Aptos Display" w:hAnsi="Aptos Display"/>
          <w:b w:val="0"/>
          <w:bCs w:val="0"/>
          <w:color w:val="262626" w:themeColor="text1" w:themeTint="D9"/>
        </w:rPr>
      </w:pPr>
      <w:r>
        <w:rPr>
          <w:rFonts w:ascii="Aptos Display" w:hAnsi="Aptos Display"/>
          <w:b w:val="0"/>
          <w:bCs w:val="0"/>
          <w:color w:val="262626" w:themeColor="text1" w:themeTint="D9"/>
        </w:rPr>
        <w:lastRenderedPageBreak/>
        <w:t>2</w:t>
      </w:r>
      <w:r w:rsidR="00000000" w:rsidRPr="006C51A2">
        <w:rPr>
          <w:rFonts w:ascii="Aptos Display" w:hAnsi="Aptos Display"/>
          <w:b w:val="0"/>
          <w:bCs w:val="0"/>
          <w:color w:val="262626" w:themeColor="text1" w:themeTint="D9"/>
        </w:rPr>
        <w:t>. Exigences Générales</w:t>
      </w:r>
    </w:p>
    <w:p w14:paraId="2F20A82C" w14:textId="34E04346" w:rsidR="00074D10" w:rsidRPr="006C51A2" w:rsidRDefault="00483EC6" w:rsidP="00061E4C">
      <w:pPr>
        <w:pStyle w:val="Heading2"/>
        <w:rPr>
          <w:rFonts w:ascii="Aptos Display" w:hAnsi="Aptos Display"/>
          <w:b w:val="0"/>
          <w:bCs w:val="0"/>
          <w:color w:val="262626" w:themeColor="text1" w:themeTint="D9"/>
          <w:sz w:val="28"/>
          <w:szCs w:val="28"/>
        </w:rPr>
      </w:pPr>
      <w:r>
        <w:rPr>
          <w:rFonts w:ascii="Aptos Display" w:hAnsi="Aptos Display"/>
          <w:b w:val="0"/>
          <w:bCs w:val="0"/>
          <w:color w:val="262626" w:themeColor="text1" w:themeTint="D9"/>
          <w:sz w:val="28"/>
          <w:szCs w:val="28"/>
        </w:rPr>
        <w:t>2</w:t>
      </w:r>
      <w:r w:rsidR="00000000" w:rsidRPr="006C51A2">
        <w:rPr>
          <w:rFonts w:ascii="Aptos Display" w:hAnsi="Aptos Display"/>
          <w:b w:val="0"/>
          <w:bCs w:val="0"/>
          <w:color w:val="262626" w:themeColor="text1" w:themeTint="D9"/>
          <w:sz w:val="28"/>
          <w:szCs w:val="28"/>
        </w:rPr>
        <w:t>.1 Description</w:t>
      </w:r>
    </w:p>
    <w:p w14:paraId="12E06A04" w14:textId="79EDD6EB" w:rsidR="00074D10" w:rsidRPr="006C51A2" w:rsidRDefault="00483EC6" w:rsidP="00061E4C">
      <w:pPr>
        <w:pStyle w:val="Heading2"/>
        <w:rPr>
          <w:rFonts w:ascii="Aptos Display" w:hAnsi="Aptos Display"/>
          <w:b w:val="0"/>
          <w:bCs w:val="0"/>
          <w:color w:val="262626" w:themeColor="text1" w:themeTint="D9"/>
          <w:sz w:val="28"/>
          <w:szCs w:val="28"/>
        </w:rPr>
      </w:pPr>
      <w:r>
        <w:rPr>
          <w:rFonts w:ascii="Aptos Display" w:hAnsi="Aptos Display"/>
          <w:b w:val="0"/>
          <w:bCs w:val="0"/>
          <w:color w:val="262626" w:themeColor="text1" w:themeTint="D9"/>
          <w:sz w:val="28"/>
          <w:szCs w:val="28"/>
        </w:rPr>
        <w:t>2</w:t>
      </w:r>
      <w:r w:rsidR="00000000" w:rsidRPr="006C51A2">
        <w:rPr>
          <w:rFonts w:ascii="Aptos Display" w:hAnsi="Aptos Display"/>
          <w:b w:val="0"/>
          <w:bCs w:val="0"/>
          <w:color w:val="262626" w:themeColor="text1" w:themeTint="D9"/>
          <w:sz w:val="28"/>
          <w:szCs w:val="28"/>
        </w:rPr>
        <w:t>.2 Requirements</w:t>
      </w:r>
    </w:p>
    <w:p w14:paraId="464FE09D" w14:textId="77777777" w:rsidR="00074D10" w:rsidRDefault="00000000" w:rsidP="0089347A">
      <w:pPr>
        <w:jc w:val="center"/>
      </w:pPr>
      <w:r>
        <w:br w:type="page"/>
      </w:r>
    </w:p>
    <w:p w14:paraId="0168B39E" w14:textId="20FBF508" w:rsidR="00074D10" w:rsidRPr="006C51A2" w:rsidRDefault="00483EC6" w:rsidP="00061E4C">
      <w:pPr>
        <w:pStyle w:val="Heading1"/>
        <w:rPr>
          <w:rFonts w:ascii="Aptos Display" w:hAnsi="Aptos Display"/>
          <w:b w:val="0"/>
          <w:bCs w:val="0"/>
          <w:color w:val="262626" w:themeColor="text1" w:themeTint="D9"/>
        </w:rPr>
      </w:pPr>
      <w:r>
        <w:rPr>
          <w:rFonts w:ascii="Aptos Display" w:hAnsi="Aptos Display"/>
          <w:b w:val="0"/>
          <w:bCs w:val="0"/>
          <w:color w:val="262626" w:themeColor="text1" w:themeTint="D9"/>
        </w:rPr>
        <w:lastRenderedPageBreak/>
        <w:t>3</w:t>
      </w:r>
      <w:r w:rsidR="00000000" w:rsidRPr="006C51A2">
        <w:rPr>
          <w:rFonts w:ascii="Aptos Display" w:hAnsi="Aptos Display"/>
          <w:b w:val="0"/>
          <w:bCs w:val="0"/>
          <w:color w:val="262626" w:themeColor="text1" w:themeTint="D9"/>
        </w:rPr>
        <w:t>. Use Cases</w:t>
      </w:r>
    </w:p>
    <w:sectPr w:rsidR="00074D10" w:rsidRPr="006C51A2"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gela Elias" w:date="2026-05-07T11:09:00Z" w:initials="AE">
    <w:p w14:paraId="12CD5948" w14:textId="77777777" w:rsidR="00483EC6" w:rsidRDefault="00483EC6" w:rsidP="00483EC6">
      <w:pPr>
        <w:pStyle w:val="CommentText"/>
      </w:pPr>
      <w:r>
        <w:rPr>
          <w:rStyle w:val="CommentReference"/>
        </w:rPr>
        <w:annotationRef/>
      </w:r>
      <w:r>
        <w:t>This section is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D59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A74BEB" w16cex:dateUtc="2026-05-07T0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D5948" w16cid:durableId="79A74B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41002" w14:textId="77777777" w:rsidR="00AF5EB6" w:rsidRDefault="00AF5EB6" w:rsidP="008E7B30">
      <w:pPr>
        <w:spacing w:after="0" w:line="240" w:lineRule="auto"/>
      </w:pPr>
      <w:r>
        <w:separator/>
      </w:r>
    </w:p>
  </w:endnote>
  <w:endnote w:type="continuationSeparator" w:id="0">
    <w:p w14:paraId="78D4416C" w14:textId="77777777" w:rsidR="00AF5EB6" w:rsidRDefault="00AF5EB6" w:rsidP="008E7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EC2A" w14:textId="77777777" w:rsidR="008E7B30" w:rsidRDefault="008E7B30" w:rsidP="008E7B30">
    <w:pPr>
      <w:pStyle w:val="BodyText"/>
      <w:spacing w:line="14" w:lineRule="auto"/>
      <w:rPr>
        <w:sz w:val="20"/>
        <w:szCs w:val="20"/>
      </w:rPr>
    </w:pPr>
    <w:r>
      <w:rPr>
        <w:noProof/>
      </w:rPr>
      <mc:AlternateContent>
        <mc:Choice Requires="wps">
          <w:drawing>
            <wp:anchor distT="0" distB="0" distL="114300" distR="114300" simplePos="0" relativeHeight="251664384" behindDoc="1" locked="0" layoutInCell="1" allowOverlap="1" wp14:anchorId="0A5BC155" wp14:editId="7D148496">
              <wp:simplePos x="0" y="0"/>
              <wp:positionH relativeFrom="page">
                <wp:posOffset>323849</wp:posOffset>
              </wp:positionH>
              <wp:positionV relativeFrom="page">
                <wp:posOffset>9267825</wp:posOffset>
              </wp:positionV>
              <wp:extent cx="2790825" cy="392430"/>
              <wp:effectExtent l="0" t="0" r="9525" b="7620"/>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392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F17C5" w14:textId="77777777" w:rsidR="008E7B30" w:rsidRPr="00F126B9" w:rsidRDefault="008E7B30" w:rsidP="008E7B30">
                          <w:pPr>
                            <w:spacing w:line="240" w:lineRule="atLeast"/>
                            <w:rPr>
                              <w:rFonts w:ascii="Arial" w:hAnsi="Arial"/>
                              <w:i/>
                              <w:color w:val="002060"/>
                              <w:spacing w:val="-4"/>
                              <w:sz w:val="13"/>
                            </w:rPr>
                          </w:pPr>
                          <w:proofErr w:type="spellStart"/>
                          <w:r w:rsidRPr="008A788E">
                            <w:rPr>
                              <w:rFonts w:ascii="Arial" w:hAnsi="Arial"/>
                              <w:b/>
                              <w:bCs/>
                              <w:i/>
                              <w:color w:val="002060"/>
                              <w:sz w:val="13"/>
                            </w:rPr>
                            <w:t>iDAKTO</w:t>
                          </w:r>
                          <w:proofErr w:type="spellEnd"/>
                          <w:r w:rsidRPr="00F126B9">
                            <w:rPr>
                              <w:rFonts w:ascii="Arial" w:hAnsi="Arial"/>
                              <w:i/>
                              <w:color w:val="002060"/>
                              <w:sz w:val="13"/>
                            </w:rPr>
                            <w:t xml:space="preserve"> –</w:t>
                          </w:r>
                          <w:r w:rsidRPr="00F126B9">
                            <w:rPr>
                              <w:rFonts w:ascii="Arial" w:hAnsi="Arial"/>
                              <w:i/>
                              <w:color w:val="002060"/>
                              <w:spacing w:val="-3"/>
                              <w:sz w:val="13"/>
                            </w:rPr>
                            <w:t xml:space="preserve"> Identity First, Privacy Trust. </w:t>
                          </w:r>
                          <w:r w:rsidRPr="00F126B9">
                            <w:rPr>
                              <w:rFonts w:ascii="Arial" w:hAnsi="Arial"/>
                              <w:i/>
                              <w:color w:val="002060"/>
                              <w:sz w:val="13"/>
                            </w:rPr>
                            <w:t>Reproduction</w:t>
                          </w:r>
                          <w:r w:rsidRPr="00F126B9">
                            <w:rPr>
                              <w:rFonts w:ascii="Arial" w:hAnsi="Arial"/>
                              <w:i/>
                              <w:color w:val="002060"/>
                              <w:spacing w:val="-4"/>
                              <w:sz w:val="13"/>
                            </w:rPr>
                            <w:t xml:space="preserve"> </w:t>
                          </w:r>
                          <w:r w:rsidRPr="00F126B9">
                            <w:rPr>
                              <w:rFonts w:ascii="Arial" w:hAnsi="Arial"/>
                              <w:i/>
                              <w:color w:val="002060"/>
                              <w:sz w:val="13"/>
                            </w:rPr>
                            <w:t>&amp;</w:t>
                          </w:r>
                          <w:r w:rsidRPr="00F126B9">
                            <w:rPr>
                              <w:rFonts w:ascii="Arial" w:hAnsi="Arial"/>
                              <w:i/>
                              <w:color w:val="002060"/>
                              <w:spacing w:val="-3"/>
                              <w:sz w:val="13"/>
                            </w:rPr>
                            <w:t xml:space="preserve"> </w:t>
                          </w:r>
                          <w:r w:rsidRPr="00F126B9">
                            <w:rPr>
                              <w:rFonts w:ascii="Arial" w:hAnsi="Arial"/>
                              <w:i/>
                              <w:color w:val="002060"/>
                              <w:sz w:val="13"/>
                            </w:rPr>
                            <w:t>Distribution</w:t>
                          </w:r>
                          <w:r w:rsidRPr="00F126B9">
                            <w:rPr>
                              <w:rFonts w:ascii="Arial" w:hAnsi="Arial"/>
                              <w:i/>
                              <w:color w:val="002060"/>
                              <w:spacing w:val="-4"/>
                              <w:sz w:val="13"/>
                            </w:rPr>
                            <w:t xml:space="preserve"> </w:t>
                          </w:r>
                          <w:proofErr w:type="gramStart"/>
                          <w:r w:rsidRPr="00F126B9">
                            <w:rPr>
                              <w:rFonts w:ascii="Arial" w:hAnsi="Arial"/>
                              <w:i/>
                              <w:color w:val="002060"/>
                              <w:sz w:val="13"/>
                            </w:rPr>
                            <w:t xml:space="preserve">Prohibited </w:t>
                          </w:r>
                          <w:r w:rsidRPr="00F126B9">
                            <w:rPr>
                              <w:rFonts w:ascii="Arial" w:hAnsi="Arial"/>
                              <w:i/>
                              <w:color w:val="002060"/>
                              <w:spacing w:val="-33"/>
                              <w:sz w:val="13"/>
                            </w:rPr>
                            <w:t xml:space="preserve"> </w:t>
                          </w:r>
                          <w:r w:rsidRPr="00F126B9">
                            <w:rPr>
                              <w:rFonts w:ascii="Arial" w:hAnsi="Arial"/>
                              <w:i/>
                              <w:color w:val="002060"/>
                              <w:sz w:val="13"/>
                            </w:rPr>
                            <w:t>All</w:t>
                          </w:r>
                          <w:proofErr w:type="gramEnd"/>
                          <w:r w:rsidRPr="00F126B9">
                            <w:rPr>
                              <w:rFonts w:ascii="Arial" w:hAnsi="Arial"/>
                              <w:i/>
                              <w:color w:val="002060"/>
                              <w:spacing w:val="-4"/>
                              <w:sz w:val="13"/>
                            </w:rPr>
                            <w:t xml:space="preserve"> </w:t>
                          </w:r>
                          <w:r w:rsidRPr="00F126B9">
                            <w:rPr>
                              <w:rFonts w:ascii="Arial" w:hAnsi="Arial"/>
                              <w:i/>
                              <w:color w:val="002060"/>
                              <w:sz w:val="13"/>
                            </w:rPr>
                            <w:t>Information</w:t>
                          </w:r>
                          <w:r w:rsidRPr="00F126B9">
                            <w:rPr>
                              <w:rFonts w:ascii="Arial" w:hAnsi="Arial"/>
                              <w:i/>
                              <w:color w:val="002060"/>
                              <w:spacing w:val="-4"/>
                              <w:sz w:val="13"/>
                            </w:rPr>
                            <w:t xml:space="preserve"> </w:t>
                          </w:r>
                          <w:r w:rsidRPr="00F126B9">
                            <w:rPr>
                              <w:rFonts w:ascii="Arial" w:hAnsi="Arial"/>
                              <w:i/>
                              <w:color w:val="002060"/>
                              <w:sz w:val="13"/>
                            </w:rPr>
                            <w:t>and</w:t>
                          </w:r>
                          <w:r w:rsidRPr="00F126B9">
                            <w:rPr>
                              <w:rFonts w:ascii="Arial" w:hAnsi="Arial"/>
                              <w:i/>
                              <w:color w:val="002060"/>
                              <w:spacing w:val="-3"/>
                              <w:sz w:val="13"/>
                            </w:rPr>
                            <w:t xml:space="preserve"> </w:t>
                          </w:r>
                          <w:r w:rsidRPr="00F126B9">
                            <w:rPr>
                              <w:rFonts w:ascii="Arial" w:hAnsi="Arial"/>
                              <w:i/>
                              <w:color w:val="002060"/>
                              <w:sz w:val="13"/>
                            </w:rPr>
                            <w:t>Intellectual</w:t>
                          </w:r>
                          <w:r w:rsidRPr="00F126B9">
                            <w:rPr>
                              <w:rFonts w:ascii="Arial" w:hAnsi="Arial"/>
                              <w:i/>
                              <w:color w:val="002060"/>
                              <w:spacing w:val="-4"/>
                              <w:sz w:val="13"/>
                            </w:rPr>
                            <w:t xml:space="preserve"> </w:t>
                          </w:r>
                          <w:r w:rsidRPr="00F126B9">
                            <w:rPr>
                              <w:rFonts w:ascii="Arial" w:hAnsi="Arial"/>
                              <w:i/>
                              <w:color w:val="002060"/>
                              <w:sz w:val="13"/>
                            </w:rPr>
                            <w:t>property</w:t>
                          </w:r>
                          <w:r w:rsidRPr="00F126B9">
                            <w:rPr>
                              <w:rFonts w:ascii="Arial" w:hAnsi="Arial"/>
                              <w:i/>
                              <w:color w:val="002060"/>
                              <w:spacing w:val="-1"/>
                              <w:sz w:val="13"/>
                            </w:rPr>
                            <w:t xml:space="preserve"> </w:t>
                          </w:r>
                          <w:r w:rsidRPr="00F126B9">
                            <w:rPr>
                              <w:rFonts w:ascii="Arial" w:hAnsi="Arial"/>
                              <w:i/>
                              <w:color w:val="002060"/>
                              <w:sz w:val="13"/>
                            </w:rPr>
                            <w:t>rights</w:t>
                          </w:r>
                          <w:r w:rsidRPr="00F126B9">
                            <w:rPr>
                              <w:rFonts w:ascii="Arial" w:hAnsi="Arial"/>
                              <w:i/>
                              <w:color w:val="002060"/>
                              <w:spacing w:val="-4"/>
                              <w:sz w:val="13"/>
                            </w:rPr>
                            <w:t xml:space="preserve"> </w:t>
                          </w:r>
                          <w:r w:rsidRPr="00F126B9">
                            <w:rPr>
                              <w:rFonts w:ascii="Arial" w:hAnsi="Arial"/>
                              <w:i/>
                              <w:color w:val="002060"/>
                              <w:sz w:val="13"/>
                            </w:rPr>
                            <w:t>reserved</w:t>
                          </w:r>
                          <w:r w:rsidRPr="00F126B9">
                            <w:rPr>
                              <w:rFonts w:ascii="Arial" w:hAnsi="Arial"/>
                              <w:i/>
                              <w:color w:val="002060"/>
                              <w:spacing w:val="-4"/>
                              <w:sz w:val="13"/>
                            </w:rPr>
                            <w:t xml:space="preserve"> </w:t>
                          </w:r>
                          <w:r w:rsidRPr="00F126B9">
                            <w:rPr>
                              <w:rFonts w:ascii="Arial" w:hAnsi="Arial"/>
                              <w:i/>
                              <w:color w:val="002060"/>
                              <w:sz w:val="13"/>
                            </w:rPr>
                            <w:t>at</w:t>
                          </w:r>
                          <w:r w:rsidRPr="00F126B9">
                            <w:rPr>
                              <w:rFonts w:ascii="Arial" w:hAnsi="Arial"/>
                              <w:i/>
                              <w:color w:val="002060"/>
                              <w:spacing w:val="-4"/>
                              <w:sz w:val="13"/>
                            </w:rPr>
                            <w:t xml:space="preserve"> </w:t>
                          </w:r>
                          <w:proofErr w:type="spellStart"/>
                          <w:r w:rsidRPr="008A788E">
                            <w:rPr>
                              <w:rFonts w:ascii="Arial" w:hAnsi="Arial"/>
                              <w:b/>
                              <w:bCs/>
                              <w:i/>
                              <w:color w:val="002060"/>
                              <w:sz w:val="13"/>
                            </w:rPr>
                            <w:t>iDAKTO</w:t>
                          </w:r>
                          <w:proofErr w:type="spellEnd"/>
                          <w:r w:rsidRPr="00F126B9">
                            <w:rPr>
                              <w:rFonts w:ascii="Arial" w:hAnsi="Arial"/>
                              <w:i/>
                              <w:color w:val="002060"/>
                              <w:spacing w:val="-3"/>
                              <w:sz w:val="13"/>
                            </w:rPr>
                            <w:t xml:space="preserve"> </w:t>
                          </w:r>
                          <w:r w:rsidRPr="00F126B9">
                            <w:rPr>
                              <w:rFonts w:ascii="Arial" w:hAnsi="Arial"/>
                              <w:i/>
                              <w:color w:val="002060"/>
                              <w:sz w:val="13"/>
                            </w:rPr>
                            <w:t xml:space="preserve">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BC155" id="_x0000_t202" coordsize="21600,21600" o:spt="202" path="m,l,21600r21600,l21600,xe">
              <v:stroke joinstyle="miter"/>
              <v:path gradientshapeok="t" o:connecttype="rect"/>
            </v:shapetype>
            <v:shape id="_x0000_s1029" type="#_x0000_t202" style="position:absolute;margin-left:25.5pt;margin-top:729.75pt;width:219.75pt;height:30.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" filled="f" stroked="f">
              <v:textbox inset="0,0,0,0">
                <w:txbxContent>
                  <w:p w14:paraId="473F17C5" w14:textId="77777777" w:rsidR="008E7B30" w:rsidRPr="00F126B9" w:rsidRDefault="008E7B30" w:rsidP="008E7B30">
                    <w:pPr>
                      <w:spacing w:line="240" w:lineRule="atLeast"/>
                      <w:rPr>
                        <w:rFonts w:ascii="Arial" w:hAnsi="Arial"/>
                        <w:i/>
                        <w:color w:val="002060"/>
                        <w:spacing w:val="-4"/>
                        <w:sz w:val="13"/>
                      </w:rPr>
                    </w:pPr>
                    <w:proofErr w:type="spellStart"/>
                    <w:r w:rsidRPr="008A788E">
                      <w:rPr>
                        <w:rFonts w:ascii="Arial" w:hAnsi="Arial"/>
                        <w:b/>
                        <w:bCs/>
                        <w:i/>
                        <w:color w:val="002060"/>
                        <w:sz w:val="13"/>
                      </w:rPr>
                      <w:t>iDAKTO</w:t>
                    </w:r>
                    <w:proofErr w:type="spellEnd"/>
                    <w:r w:rsidRPr="00F126B9">
                      <w:rPr>
                        <w:rFonts w:ascii="Arial" w:hAnsi="Arial"/>
                        <w:i/>
                        <w:color w:val="002060"/>
                        <w:sz w:val="13"/>
                      </w:rPr>
                      <w:t xml:space="preserve"> –</w:t>
                    </w:r>
                    <w:r w:rsidRPr="00F126B9">
                      <w:rPr>
                        <w:rFonts w:ascii="Arial" w:hAnsi="Arial"/>
                        <w:i/>
                        <w:color w:val="002060"/>
                        <w:spacing w:val="-3"/>
                        <w:sz w:val="13"/>
                      </w:rPr>
                      <w:t xml:space="preserve"> Identity First, Privacy Trust. </w:t>
                    </w:r>
                    <w:r w:rsidRPr="00F126B9">
                      <w:rPr>
                        <w:rFonts w:ascii="Arial" w:hAnsi="Arial"/>
                        <w:i/>
                        <w:color w:val="002060"/>
                        <w:sz w:val="13"/>
                      </w:rPr>
                      <w:t>Reproduction</w:t>
                    </w:r>
                    <w:r w:rsidRPr="00F126B9">
                      <w:rPr>
                        <w:rFonts w:ascii="Arial" w:hAnsi="Arial"/>
                        <w:i/>
                        <w:color w:val="002060"/>
                        <w:spacing w:val="-4"/>
                        <w:sz w:val="13"/>
                      </w:rPr>
                      <w:t xml:space="preserve"> </w:t>
                    </w:r>
                    <w:r w:rsidRPr="00F126B9">
                      <w:rPr>
                        <w:rFonts w:ascii="Arial" w:hAnsi="Arial"/>
                        <w:i/>
                        <w:color w:val="002060"/>
                        <w:sz w:val="13"/>
                      </w:rPr>
                      <w:t>&amp;</w:t>
                    </w:r>
                    <w:r w:rsidRPr="00F126B9">
                      <w:rPr>
                        <w:rFonts w:ascii="Arial" w:hAnsi="Arial"/>
                        <w:i/>
                        <w:color w:val="002060"/>
                        <w:spacing w:val="-3"/>
                        <w:sz w:val="13"/>
                      </w:rPr>
                      <w:t xml:space="preserve"> </w:t>
                    </w:r>
                    <w:r w:rsidRPr="00F126B9">
                      <w:rPr>
                        <w:rFonts w:ascii="Arial" w:hAnsi="Arial"/>
                        <w:i/>
                        <w:color w:val="002060"/>
                        <w:sz w:val="13"/>
                      </w:rPr>
                      <w:t>Distribution</w:t>
                    </w:r>
                    <w:r w:rsidRPr="00F126B9">
                      <w:rPr>
                        <w:rFonts w:ascii="Arial" w:hAnsi="Arial"/>
                        <w:i/>
                        <w:color w:val="002060"/>
                        <w:spacing w:val="-4"/>
                        <w:sz w:val="13"/>
                      </w:rPr>
                      <w:t xml:space="preserve"> </w:t>
                    </w:r>
                    <w:proofErr w:type="gramStart"/>
                    <w:r w:rsidRPr="00F126B9">
                      <w:rPr>
                        <w:rFonts w:ascii="Arial" w:hAnsi="Arial"/>
                        <w:i/>
                        <w:color w:val="002060"/>
                        <w:sz w:val="13"/>
                      </w:rPr>
                      <w:t xml:space="preserve">Prohibited </w:t>
                    </w:r>
                    <w:r w:rsidRPr="00F126B9">
                      <w:rPr>
                        <w:rFonts w:ascii="Arial" w:hAnsi="Arial"/>
                        <w:i/>
                        <w:color w:val="002060"/>
                        <w:spacing w:val="-33"/>
                        <w:sz w:val="13"/>
                      </w:rPr>
                      <w:t xml:space="preserve"> </w:t>
                    </w:r>
                    <w:r w:rsidRPr="00F126B9">
                      <w:rPr>
                        <w:rFonts w:ascii="Arial" w:hAnsi="Arial"/>
                        <w:i/>
                        <w:color w:val="002060"/>
                        <w:sz w:val="13"/>
                      </w:rPr>
                      <w:t>All</w:t>
                    </w:r>
                    <w:proofErr w:type="gramEnd"/>
                    <w:r w:rsidRPr="00F126B9">
                      <w:rPr>
                        <w:rFonts w:ascii="Arial" w:hAnsi="Arial"/>
                        <w:i/>
                        <w:color w:val="002060"/>
                        <w:spacing w:val="-4"/>
                        <w:sz w:val="13"/>
                      </w:rPr>
                      <w:t xml:space="preserve"> </w:t>
                    </w:r>
                    <w:r w:rsidRPr="00F126B9">
                      <w:rPr>
                        <w:rFonts w:ascii="Arial" w:hAnsi="Arial"/>
                        <w:i/>
                        <w:color w:val="002060"/>
                        <w:sz w:val="13"/>
                      </w:rPr>
                      <w:t>Information</w:t>
                    </w:r>
                    <w:r w:rsidRPr="00F126B9">
                      <w:rPr>
                        <w:rFonts w:ascii="Arial" w:hAnsi="Arial"/>
                        <w:i/>
                        <w:color w:val="002060"/>
                        <w:spacing w:val="-4"/>
                        <w:sz w:val="13"/>
                      </w:rPr>
                      <w:t xml:space="preserve"> </w:t>
                    </w:r>
                    <w:r w:rsidRPr="00F126B9">
                      <w:rPr>
                        <w:rFonts w:ascii="Arial" w:hAnsi="Arial"/>
                        <w:i/>
                        <w:color w:val="002060"/>
                        <w:sz w:val="13"/>
                      </w:rPr>
                      <w:t>and</w:t>
                    </w:r>
                    <w:r w:rsidRPr="00F126B9">
                      <w:rPr>
                        <w:rFonts w:ascii="Arial" w:hAnsi="Arial"/>
                        <w:i/>
                        <w:color w:val="002060"/>
                        <w:spacing w:val="-3"/>
                        <w:sz w:val="13"/>
                      </w:rPr>
                      <w:t xml:space="preserve"> </w:t>
                    </w:r>
                    <w:r w:rsidRPr="00F126B9">
                      <w:rPr>
                        <w:rFonts w:ascii="Arial" w:hAnsi="Arial"/>
                        <w:i/>
                        <w:color w:val="002060"/>
                        <w:sz w:val="13"/>
                      </w:rPr>
                      <w:t>Intellectual</w:t>
                    </w:r>
                    <w:r w:rsidRPr="00F126B9">
                      <w:rPr>
                        <w:rFonts w:ascii="Arial" w:hAnsi="Arial"/>
                        <w:i/>
                        <w:color w:val="002060"/>
                        <w:spacing w:val="-4"/>
                        <w:sz w:val="13"/>
                      </w:rPr>
                      <w:t xml:space="preserve"> </w:t>
                    </w:r>
                    <w:r w:rsidRPr="00F126B9">
                      <w:rPr>
                        <w:rFonts w:ascii="Arial" w:hAnsi="Arial"/>
                        <w:i/>
                        <w:color w:val="002060"/>
                        <w:sz w:val="13"/>
                      </w:rPr>
                      <w:t>property</w:t>
                    </w:r>
                    <w:r w:rsidRPr="00F126B9">
                      <w:rPr>
                        <w:rFonts w:ascii="Arial" w:hAnsi="Arial"/>
                        <w:i/>
                        <w:color w:val="002060"/>
                        <w:spacing w:val="-1"/>
                        <w:sz w:val="13"/>
                      </w:rPr>
                      <w:t xml:space="preserve"> </w:t>
                    </w:r>
                    <w:r w:rsidRPr="00F126B9">
                      <w:rPr>
                        <w:rFonts w:ascii="Arial" w:hAnsi="Arial"/>
                        <w:i/>
                        <w:color w:val="002060"/>
                        <w:sz w:val="13"/>
                      </w:rPr>
                      <w:t>rights</w:t>
                    </w:r>
                    <w:r w:rsidRPr="00F126B9">
                      <w:rPr>
                        <w:rFonts w:ascii="Arial" w:hAnsi="Arial"/>
                        <w:i/>
                        <w:color w:val="002060"/>
                        <w:spacing w:val="-4"/>
                        <w:sz w:val="13"/>
                      </w:rPr>
                      <w:t xml:space="preserve"> </w:t>
                    </w:r>
                    <w:r w:rsidRPr="00F126B9">
                      <w:rPr>
                        <w:rFonts w:ascii="Arial" w:hAnsi="Arial"/>
                        <w:i/>
                        <w:color w:val="002060"/>
                        <w:sz w:val="13"/>
                      </w:rPr>
                      <w:t>reserved</w:t>
                    </w:r>
                    <w:r w:rsidRPr="00F126B9">
                      <w:rPr>
                        <w:rFonts w:ascii="Arial" w:hAnsi="Arial"/>
                        <w:i/>
                        <w:color w:val="002060"/>
                        <w:spacing w:val="-4"/>
                        <w:sz w:val="13"/>
                      </w:rPr>
                      <w:t xml:space="preserve"> </w:t>
                    </w:r>
                    <w:r w:rsidRPr="00F126B9">
                      <w:rPr>
                        <w:rFonts w:ascii="Arial" w:hAnsi="Arial"/>
                        <w:i/>
                        <w:color w:val="002060"/>
                        <w:sz w:val="13"/>
                      </w:rPr>
                      <w:t>at</w:t>
                    </w:r>
                    <w:r w:rsidRPr="00F126B9">
                      <w:rPr>
                        <w:rFonts w:ascii="Arial" w:hAnsi="Arial"/>
                        <w:i/>
                        <w:color w:val="002060"/>
                        <w:spacing w:val="-4"/>
                        <w:sz w:val="13"/>
                      </w:rPr>
                      <w:t xml:space="preserve"> </w:t>
                    </w:r>
                    <w:proofErr w:type="spellStart"/>
                    <w:r w:rsidRPr="008A788E">
                      <w:rPr>
                        <w:rFonts w:ascii="Arial" w:hAnsi="Arial"/>
                        <w:b/>
                        <w:bCs/>
                        <w:i/>
                        <w:color w:val="002060"/>
                        <w:sz w:val="13"/>
                      </w:rPr>
                      <w:t>iDAKTO</w:t>
                    </w:r>
                    <w:proofErr w:type="spellEnd"/>
                    <w:r w:rsidRPr="00F126B9">
                      <w:rPr>
                        <w:rFonts w:ascii="Arial" w:hAnsi="Arial"/>
                        <w:i/>
                        <w:color w:val="002060"/>
                        <w:spacing w:val="-3"/>
                        <w:sz w:val="13"/>
                      </w:rPr>
                      <w:t xml:space="preserve"> </w:t>
                    </w:r>
                    <w:r w:rsidRPr="00F126B9">
                      <w:rPr>
                        <w:rFonts w:ascii="Arial" w:hAnsi="Arial"/>
                        <w:i/>
                        <w:color w:val="002060"/>
                        <w:sz w:val="13"/>
                      </w:rPr>
                      <w:t xml:space="preserve">2026 </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172F5CDD" wp14:editId="0F0A5332">
              <wp:simplePos x="0" y="0"/>
              <wp:positionH relativeFrom="page">
                <wp:posOffset>5899150</wp:posOffset>
              </wp:positionH>
              <wp:positionV relativeFrom="page">
                <wp:posOffset>9259240</wp:posOffset>
              </wp:positionV>
              <wp:extent cx="1402080" cy="31242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080" cy="312420"/>
                      </a:xfrm>
                      <a:prstGeom prst="rect">
                        <a:avLst/>
                      </a:prstGeom>
                    </wps:spPr>
                    <wps:txbx>
                      <w:txbxContent>
                        <w:p w14:paraId="71B75299" w14:textId="0A1C8DCB" w:rsidR="008E7B30" w:rsidRPr="00F126B9" w:rsidRDefault="008E7B30" w:rsidP="008E7B30">
                          <w:pPr>
                            <w:spacing w:before="17"/>
                            <w:ind w:left="20"/>
                            <w:jc w:val="right"/>
                            <w:rPr>
                              <w:color w:val="002060"/>
                              <w:spacing w:val="-2"/>
                              <w:sz w:val="13"/>
                            </w:rPr>
                          </w:pPr>
                          <w:r w:rsidRPr="00F126B9">
                            <w:rPr>
                              <w:color w:val="002060"/>
                              <w:sz w:val="13"/>
                            </w:rPr>
                            <w:t>2026_</w:t>
                          </w:r>
                          <w:r w:rsidR="004B40AF">
                            <w:rPr>
                              <w:color w:val="002060"/>
                              <w:sz w:val="13"/>
                            </w:rPr>
                            <w:t>2204184900</w:t>
                          </w:r>
                          <w:r w:rsidRPr="00F126B9">
                            <w:rPr>
                              <w:color w:val="002060"/>
                              <w:sz w:val="13"/>
                            </w:rPr>
                            <w:t>–</w:t>
                          </w:r>
                          <w:r w:rsidRPr="00F126B9">
                            <w:rPr>
                              <w:color w:val="002060"/>
                              <w:spacing w:val="-4"/>
                              <w:sz w:val="13"/>
                            </w:rPr>
                            <w:t xml:space="preserve"> </w:t>
                          </w:r>
                          <w:r>
                            <w:rPr>
                              <w:color w:val="002060"/>
                              <w:sz w:val="13"/>
                            </w:rPr>
                            <w:t>1.</w:t>
                          </w:r>
                          <w:r w:rsidR="004B40AF">
                            <w:rPr>
                              <w:color w:val="002060"/>
                              <w:sz w:val="13"/>
                            </w:rPr>
                            <w:t>0</w:t>
                          </w:r>
                          <w:r w:rsidRPr="00F126B9">
                            <w:rPr>
                              <w:color w:val="002060"/>
                              <w:spacing w:val="-4"/>
                              <w:sz w:val="13"/>
                            </w:rPr>
                            <w:t xml:space="preserve"> </w:t>
                          </w:r>
                          <w:r w:rsidRPr="00F126B9">
                            <w:rPr>
                              <w:color w:val="002060"/>
                              <w:sz w:val="13"/>
                            </w:rPr>
                            <w:t>–</w:t>
                          </w:r>
                          <w:r w:rsidRPr="00F126B9">
                            <w:rPr>
                              <w:color w:val="002060"/>
                              <w:spacing w:val="-4"/>
                              <w:sz w:val="13"/>
                            </w:rPr>
                            <w:t xml:space="preserve"> </w:t>
                          </w:r>
                          <w:r>
                            <w:rPr>
                              <w:color w:val="002060"/>
                              <w:spacing w:val="-2"/>
                              <w:sz w:val="13"/>
                            </w:rPr>
                            <w:t>21</w:t>
                          </w:r>
                          <w:r w:rsidRPr="00F126B9">
                            <w:rPr>
                              <w:color w:val="002060"/>
                              <w:spacing w:val="-2"/>
                              <w:sz w:val="13"/>
                            </w:rPr>
                            <w:t>/0</w:t>
                          </w:r>
                          <w:r>
                            <w:rPr>
                              <w:color w:val="002060"/>
                              <w:spacing w:val="-2"/>
                              <w:sz w:val="13"/>
                            </w:rPr>
                            <w:t>4</w:t>
                          </w:r>
                          <w:r w:rsidRPr="00F126B9">
                            <w:rPr>
                              <w:color w:val="002060"/>
                              <w:spacing w:val="-2"/>
                              <w:sz w:val="13"/>
                            </w:rPr>
                            <w:t>/2026</w:t>
                          </w:r>
                        </w:p>
                        <w:p w14:paraId="20E89CBD" w14:textId="77777777" w:rsidR="008E7B30" w:rsidRPr="00713AE7" w:rsidRDefault="008E7B30" w:rsidP="008E7B30">
                          <w:pPr>
                            <w:spacing w:before="17"/>
                            <w:ind w:left="20"/>
                            <w:jc w:val="right"/>
                            <w:rPr>
                              <w:color w:val="7030A0"/>
                              <w:sz w:val="13"/>
                            </w:rPr>
                          </w:pPr>
                          <w:r>
                            <w:rPr>
                              <w:color w:val="7030A0"/>
                              <w:spacing w:val="-2"/>
                              <w:sz w:val="13"/>
                            </w:rPr>
                            <w:br/>
                          </w:r>
                          <w:r>
                            <w:rPr>
                              <w:color w:val="7030A0"/>
                              <w:spacing w:val="-2"/>
                              <w:sz w:val="13"/>
                            </w:rPr>
                            <w:br/>
                          </w:r>
                          <w:r>
                            <w:rPr>
                              <w:color w:val="7030A0"/>
                              <w:spacing w:val="-2"/>
                              <w:sz w:val="13"/>
                            </w:rPr>
                            <w:fldChar w:fldCharType="begin"/>
                          </w:r>
                          <w:r>
                            <w:rPr>
                              <w:color w:val="7030A0"/>
                              <w:spacing w:val="-2"/>
                              <w:sz w:val="13"/>
                            </w:rPr>
                            <w:instrText xml:space="preserve"> PAGE  \* Arabic  \* MERGEFORMAT </w:instrText>
                          </w:r>
                          <w:r>
                            <w:rPr>
                              <w:color w:val="7030A0"/>
                              <w:spacing w:val="-2"/>
                              <w:sz w:val="13"/>
                            </w:rPr>
                            <w:fldChar w:fldCharType="separate"/>
                          </w:r>
                          <w:r>
                            <w:rPr>
                              <w:noProof/>
                              <w:color w:val="7030A0"/>
                              <w:spacing w:val="-2"/>
                              <w:sz w:val="13"/>
                            </w:rPr>
                            <w:t>1</w:t>
                          </w:r>
                          <w:r>
                            <w:rPr>
                              <w:color w:val="7030A0"/>
                              <w:spacing w:val="-2"/>
                              <w:sz w:val="13"/>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 w14:anchorId="172F5CDD" id="Textbox 4" o:spid="_x0000_s1030" type="#_x0000_t202" style="position:absolute;margin-left:464.5pt;margin-top:729.05pt;width:110.4pt;height:24.6pt;z-index:-25165004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" filled="f" stroked="f">
              <v:textbox inset="0,0,0,0">
                <w:txbxContent>
                  <w:p w14:paraId="71B75299" w14:textId="0A1C8DCB" w:rsidR="008E7B30" w:rsidRPr="00F126B9" w:rsidRDefault="008E7B30" w:rsidP="008E7B30">
                    <w:pPr>
                      <w:spacing w:before="17"/>
                      <w:ind w:left="20"/>
                      <w:jc w:val="right"/>
                      <w:rPr>
                        <w:color w:val="002060"/>
                        <w:spacing w:val="-2"/>
                        <w:sz w:val="13"/>
                      </w:rPr>
                    </w:pPr>
                    <w:r w:rsidRPr="00F126B9">
                      <w:rPr>
                        <w:color w:val="002060"/>
                        <w:sz w:val="13"/>
                      </w:rPr>
                      <w:t>2026_</w:t>
                    </w:r>
                    <w:r w:rsidR="004B40AF">
                      <w:rPr>
                        <w:color w:val="002060"/>
                        <w:sz w:val="13"/>
                      </w:rPr>
                      <w:t>2204184900</w:t>
                    </w:r>
                    <w:r w:rsidRPr="00F126B9">
                      <w:rPr>
                        <w:color w:val="002060"/>
                        <w:sz w:val="13"/>
                      </w:rPr>
                      <w:t>–</w:t>
                    </w:r>
                    <w:r w:rsidRPr="00F126B9">
                      <w:rPr>
                        <w:color w:val="002060"/>
                        <w:spacing w:val="-4"/>
                        <w:sz w:val="13"/>
                      </w:rPr>
                      <w:t xml:space="preserve"> </w:t>
                    </w:r>
                    <w:r>
                      <w:rPr>
                        <w:color w:val="002060"/>
                        <w:sz w:val="13"/>
                      </w:rPr>
                      <w:t>1.</w:t>
                    </w:r>
                    <w:r w:rsidR="004B40AF">
                      <w:rPr>
                        <w:color w:val="002060"/>
                        <w:sz w:val="13"/>
                      </w:rPr>
                      <w:t>0</w:t>
                    </w:r>
                    <w:r w:rsidRPr="00F126B9">
                      <w:rPr>
                        <w:color w:val="002060"/>
                        <w:spacing w:val="-4"/>
                        <w:sz w:val="13"/>
                      </w:rPr>
                      <w:t xml:space="preserve"> </w:t>
                    </w:r>
                    <w:r w:rsidRPr="00F126B9">
                      <w:rPr>
                        <w:color w:val="002060"/>
                        <w:sz w:val="13"/>
                      </w:rPr>
                      <w:t>–</w:t>
                    </w:r>
                    <w:r w:rsidRPr="00F126B9">
                      <w:rPr>
                        <w:color w:val="002060"/>
                        <w:spacing w:val="-4"/>
                        <w:sz w:val="13"/>
                      </w:rPr>
                      <w:t xml:space="preserve"> </w:t>
                    </w:r>
                    <w:r>
                      <w:rPr>
                        <w:color w:val="002060"/>
                        <w:spacing w:val="-2"/>
                        <w:sz w:val="13"/>
                      </w:rPr>
                      <w:t>21</w:t>
                    </w:r>
                    <w:r w:rsidRPr="00F126B9">
                      <w:rPr>
                        <w:color w:val="002060"/>
                        <w:spacing w:val="-2"/>
                        <w:sz w:val="13"/>
                      </w:rPr>
                      <w:t>/0</w:t>
                    </w:r>
                    <w:r>
                      <w:rPr>
                        <w:color w:val="002060"/>
                        <w:spacing w:val="-2"/>
                        <w:sz w:val="13"/>
                      </w:rPr>
                      <w:t>4</w:t>
                    </w:r>
                    <w:r w:rsidRPr="00F126B9">
                      <w:rPr>
                        <w:color w:val="002060"/>
                        <w:spacing w:val="-2"/>
                        <w:sz w:val="13"/>
                      </w:rPr>
                      <w:t>/2026</w:t>
                    </w:r>
                  </w:p>
                  <w:p w14:paraId="20E89CBD" w14:textId="77777777" w:rsidR="008E7B30" w:rsidRPr="00713AE7" w:rsidRDefault="008E7B30" w:rsidP="008E7B30">
                    <w:pPr>
                      <w:spacing w:before="17"/>
                      <w:ind w:left="20"/>
                      <w:jc w:val="right"/>
                      <w:rPr>
                        <w:color w:val="7030A0"/>
                        <w:sz w:val="13"/>
                      </w:rPr>
                    </w:pPr>
                    <w:r>
                      <w:rPr>
                        <w:color w:val="7030A0"/>
                        <w:spacing w:val="-2"/>
                        <w:sz w:val="13"/>
                      </w:rPr>
                      <w:br/>
                    </w:r>
                    <w:r>
                      <w:rPr>
                        <w:color w:val="7030A0"/>
                        <w:spacing w:val="-2"/>
                        <w:sz w:val="13"/>
                      </w:rPr>
                      <w:br/>
                    </w:r>
                    <w:r>
                      <w:rPr>
                        <w:color w:val="7030A0"/>
                        <w:spacing w:val="-2"/>
                        <w:sz w:val="13"/>
                      </w:rPr>
                      <w:fldChar w:fldCharType="begin"/>
                    </w:r>
                    <w:r>
                      <w:rPr>
                        <w:color w:val="7030A0"/>
                        <w:spacing w:val="-2"/>
                        <w:sz w:val="13"/>
                      </w:rPr>
                      <w:instrText xml:space="preserve"> PAGE  \* Arabic  \* MERGEFORMAT </w:instrText>
                    </w:r>
                    <w:r>
                      <w:rPr>
                        <w:color w:val="7030A0"/>
                        <w:spacing w:val="-2"/>
                        <w:sz w:val="13"/>
                      </w:rPr>
                      <w:fldChar w:fldCharType="separate"/>
                    </w:r>
                    <w:r>
                      <w:rPr>
                        <w:noProof/>
                        <w:color w:val="7030A0"/>
                        <w:spacing w:val="-2"/>
                        <w:sz w:val="13"/>
                      </w:rPr>
                      <w:t>1</w:t>
                    </w:r>
                    <w:r>
                      <w:rPr>
                        <w:color w:val="7030A0"/>
                        <w:spacing w:val="-2"/>
                        <w:sz w:val="13"/>
                      </w:rPr>
                      <w:fldChar w:fldCharType="end"/>
                    </w:r>
                  </w:p>
                </w:txbxContent>
              </v:textbox>
              <w10:wrap anchorx="page" anchory="page"/>
            </v:shape>
          </w:pict>
        </mc:Fallback>
      </mc:AlternateContent>
    </w:r>
    <w:r w:rsidRPr="000020A8">
      <w:rPr>
        <w:noProof/>
        <w:color w:val="7030A0"/>
      </w:rPr>
      <mc:AlternateContent>
        <mc:Choice Requires="wps">
          <w:drawing>
            <wp:anchor distT="0" distB="0" distL="114300" distR="114300" simplePos="0" relativeHeight="251665408" behindDoc="1" locked="0" layoutInCell="1" allowOverlap="1" wp14:anchorId="1A264E87" wp14:editId="4A9F4EB5">
              <wp:simplePos x="0" y="0"/>
              <wp:positionH relativeFrom="page">
                <wp:posOffset>295910</wp:posOffset>
              </wp:positionH>
              <wp:positionV relativeFrom="page">
                <wp:posOffset>9257335</wp:posOffset>
              </wp:positionV>
              <wp:extent cx="701040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0400" cy="0"/>
                      </a:xfrm>
                      <a:prstGeom prst="line">
                        <a:avLst/>
                      </a:prstGeom>
                      <a:noFill/>
                      <a:ln w="7578">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A0CE6" id="Line 2"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3pt,728.9pt" to="575.3pt,72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" strokecolor="gray" strokeweight=".2105mm">
              <w10:wrap anchorx="page" anchory="page"/>
            </v:line>
          </w:pict>
        </mc:Fallback>
      </mc:AlternateContent>
    </w:r>
  </w:p>
  <w:p w14:paraId="398231D6" w14:textId="77777777" w:rsidR="008E7B30" w:rsidRPr="008E7B30" w:rsidRDefault="008E7B30" w:rsidP="008E7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A466" w14:textId="77777777" w:rsidR="00AF5EB6" w:rsidRDefault="00AF5EB6" w:rsidP="008E7B30">
      <w:pPr>
        <w:spacing w:after="0" w:line="240" w:lineRule="auto"/>
      </w:pPr>
      <w:r>
        <w:separator/>
      </w:r>
    </w:p>
  </w:footnote>
  <w:footnote w:type="continuationSeparator" w:id="0">
    <w:p w14:paraId="6E681A86" w14:textId="77777777" w:rsidR="00AF5EB6" w:rsidRDefault="00AF5EB6" w:rsidP="008E7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3CEE" w14:textId="77777777" w:rsidR="008E7B30" w:rsidRDefault="008E7B30" w:rsidP="008E7B30">
    <w:pPr>
      <w:rPr>
        <w:sz w:val="2"/>
      </w:rPr>
    </w:pPr>
    <w:r>
      <w:rPr>
        <w:noProof/>
      </w:rPr>
      <mc:AlternateContent>
        <mc:Choice Requires="wps">
          <w:drawing>
            <wp:anchor distT="0" distB="0" distL="114300" distR="114300" simplePos="0" relativeHeight="251660288" behindDoc="1" locked="0" layoutInCell="1" allowOverlap="1" wp14:anchorId="0E0A953E" wp14:editId="470C1735">
              <wp:simplePos x="0" y="0"/>
              <wp:positionH relativeFrom="page">
                <wp:posOffset>292100</wp:posOffset>
              </wp:positionH>
              <wp:positionV relativeFrom="page">
                <wp:posOffset>222250</wp:posOffset>
              </wp:positionV>
              <wp:extent cx="2063750" cy="215900"/>
              <wp:effectExtent l="0" t="0" r="12700" b="1270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B8335" w14:textId="7E44882D" w:rsidR="008E7B30" w:rsidRPr="00F126B9" w:rsidRDefault="008E7B30" w:rsidP="008E7B30">
                          <w:pPr>
                            <w:spacing w:line="240" w:lineRule="atLeast"/>
                            <w:ind w:left="60"/>
                            <w:rPr>
                              <w:rFonts w:ascii="Arial" w:hAnsi="Arial"/>
                              <w:iCs/>
                              <w:color w:val="002060"/>
                              <w:sz w:val="13"/>
                            </w:rPr>
                          </w:pPr>
                          <w:r>
                            <w:rPr>
                              <w:rFonts w:ascii="Arial" w:hAnsi="Arial"/>
                              <w:iCs/>
                              <w:color w:val="002060"/>
                              <w:sz w:val="13"/>
                            </w:rPr>
                            <w:t>System Specification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0A953E" id="_x0000_t202" coordsize="21600,21600" o:spt="202" path="m,l,21600r21600,l21600,xe">
              <v:stroke joinstyle="miter"/>
              <v:path gradientshapeok="t" o:connecttype="rect"/>
            </v:shapetype>
            <v:shape id="Text Box 1" o:spid="_x0000_s1026" type="#_x0000_t202" style="position:absolute;margin-left:23pt;margin-top:17.5pt;width:162.5pt;height:1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" filled="f" stroked="f">
              <v:textbox inset="0,0,0,0">
                <w:txbxContent>
                  <w:p w14:paraId="2E7B8335" w14:textId="7E44882D" w:rsidR="008E7B30" w:rsidRPr="00F126B9" w:rsidRDefault="008E7B30" w:rsidP="008E7B30">
                    <w:pPr>
                      <w:spacing w:line="240" w:lineRule="atLeast"/>
                      <w:ind w:left="60"/>
                      <w:rPr>
                        <w:rFonts w:ascii="Arial" w:hAnsi="Arial"/>
                        <w:iCs/>
                        <w:color w:val="002060"/>
                        <w:sz w:val="13"/>
                      </w:rPr>
                    </w:pPr>
                    <w:r>
                      <w:rPr>
                        <w:rFonts w:ascii="Arial" w:hAnsi="Arial"/>
                        <w:iCs/>
                        <w:color w:val="002060"/>
                        <w:sz w:val="13"/>
                      </w:rPr>
                      <w:t>System Specification Design</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35E3221F" wp14:editId="65A0DF3E">
              <wp:simplePos x="0" y="0"/>
              <wp:positionH relativeFrom="page">
                <wp:posOffset>2992120</wp:posOffset>
              </wp:positionH>
              <wp:positionV relativeFrom="page">
                <wp:posOffset>220922</wp:posOffset>
              </wp:positionV>
              <wp:extent cx="1308735" cy="200025"/>
              <wp:effectExtent l="0" t="0" r="5715" b="9525"/>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73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10A8A" w14:textId="77777777" w:rsidR="008E7B30" w:rsidRPr="000020A8" w:rsidRDefault="008E7B30" w:rsidP="008E7B30">
                          <w:pPr>
                            <w:spacing w:line="240" w:lineRule="atLeast"/>
                            <w:ind w:left="60"/>
                            <w:jc w:val="center"/>
                            <w:rPr>
                              <w:rFonts w:ascii="Arial" w:hAnsi="Arial"/>
                              <w:iCs/>
                              <w:color w:val="7030A0"/>
                              <w:sz w:val="20"/>
                              <w:szCs w:val="20"/>
                            </w:rPr>
                          </w:pPr>
                          <w:r>
                            <w:rPr>
                              <w:rFonts w:ascii="Arial" w:hAnsi="Arial"/>
                              <w:iCs/>
                              <w:noProof/>
                              <w:color w:val="7030A0"/>
                              <w:sz w:val="20"/>
                              <w:szCs w:val="20"/>
                            </w:rPr>
                            <w:drawing>
                              <wp:inline distT="0" distB="0" distL="0" distR="0" wp14:anchorId="58A27A40" wp14:editId="6C38DE6F">
                                <wp:extent cx="936625" cy="2000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a:extLst>
                                            <a:ext uri="{28A0092B-C50C-407E-A947-70E740481C1C}">
                                              <a14:useLocalDpi xmlns:a14="http://schemas.microsoft.com/office/drawing/2010/main" val="0"/>
                                            </a:ext>
                                          </a:extLst>
                                        </a:blip>
                                        <a:stretch>
                                          <a:fillRect/>
                                        </a:stretch>
                                      </pic:blipFill>
                                      <pic:spPr>
                                        <a:xfrm>
                                          <a:off x="0" y="0"/>
                                          <a:ext cx="936625" cy="200025"/>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3221F" id="_x0000_s1027" type="#_x0000_t202" style="position:absolute;margin-left:235.6pt;margin-top:17.4pt;width:103.05pt;height:15.7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" filled="f" stroked="f">
              <v:textbox inset="0,0,0,0">
                <w:txbxContent>
                  <w:p w14:paraId="70210A8A" w14:textId="77777777" w:rsidR="008E7B30" w:rsidRPr="000020A8" w:rsidRDefault="008E7B30" w:rsidP="008E7B30">
                    <w:pPr>
                      <w:spacing w:line="240" w:lineRule="atLeast"/>
                      <w:ind w:left="60"/>
                      <w:jc w:val="center"/>
                      <w:rPr>
                        <w:rFonts w:ascii="Arial" w:hAnsi="Arial"/>
                        <w:iCs/>
                        <w:color w:val="7030A0"/>
                        <w:sz w:val="20"/>
                        <w:szCs w:val="20"/>
                      </w:rPr>
                    </w:pPr>
                    <w:r>
                      <w:rPr>
                        <w:rFonts w:ascii="Arial" w:hAnsi="Arial"/>
                        <w:iCs/>
                        <w:noProof/>
                        <w:color w:val="7030A0"/>
                        <w:sz w:val="20"/>
                        <w:szCs w:val="20"/>
                      </w:rPr>
                      <w:drawing>
                        <wp:inline distT="0" distB="0" distL="0" distR="0" wp14:anchorId="58A27A40" wp14:editId="6C38DE6F">
                          <wp:extent cx="936625" cy="2000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a:extLst>
                                      <a:ext uri="{28A0092B-C50C-407E-A947-70E740481C1C}">
                                        <a14:useLocalDpi xmlns:a14="http://schemas.microsoft.com/office/drawing/2010/main" val="0"/>
                                      </a:ext>
                                    </a:extLst>
                                  </a:blip>
                                  <a:stretch>
                                    <a:fillRect/>
                                  </a:stretch>
                                </pic:blipFill>
                                <pic:spPr>
                                  <a:xfrm>
                                    <a:off x="0" y="0"/>
                                    <a:ext cx="936625" cy="20002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67A14183" wp14:editId="305B1F53">
              <wp:simplePos x="0" y="0"/>
              <wp:positionH relativeFrom="page">
                <wp:posOffset>5746750</wp:posOffset>
              </wp:positionH>
              <wp:positionV relativeFrom="page">
                <wp:posOffset>219652</wp:posOffset>
              </wp:positionV>
              <wp:extent cx="1689735" cy="200025"/>
              <wp:effectExtent l="0" t="0" r="5715" b="9525"/>
              <wp:wrapNone/>
              <wp:docPr id="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73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A4BD2" w14:textId="77777777" w:rsidR="008E7B30" w:rsidRPr="00F126B9" w:rsidRDefault="008E7B30" w:rsidP="008E7B30">
                          <w:pPr>
                            <w:spacing w:line="240" w:lineRule="atLeast"/>
                            <w:ind w:left="60"/>
                            <w:rPr>
                              <w:rFonts w:ascii="Arial" w:hAnsi="Arial"/>
                              <w:iCs/>
                              <w:color w:val="002060"/>
                              <w:sz w:val="13"/>
                            </w:rPr>
                          </w:pPr>
                          <w:r w:rsidRPr="00F126B9">
                            <w:rPr>
                              <w:rFonts w:ascii="Arial" w:hAnsi="Arial"/>
                              <w:iCs/>
                              <w:color w:val="002060"/>
                              <w:sz w:val="13"/>
                            </w:rPr>
                            <w:t>Digital Financial Identity Company (DFI)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14183" id="_x0000_s1028" type="#_x0000_t202" style="position:absolute;margin-left:452.5pt;margin-top:17.3pt;width:133.05pt;height:15.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" filled="f" stroked="f">
              <v:textbox inset="0,0,0,0">
                <w:txbxContent>
                  <w:p w14:paraId="5CBA4BD2" w14:textId="77777777" w:rsidR="008E7B30" w:rsidRPr="00F126B9" w:rsidRDefault="008E7B30" w:rsidP="008E7B30">
                    <w:pPr>
                      <w:spacing w:line="240" w:lineRule="atLeast"/>
                      <w:ind w:left="60"/>
                      <w:rPr>
                        <w:rFonts w:ascii="Arial" w:hAnsi="Arial"/>
                        <w:iCs/>
                        <w:color w:val="002060"/>
                        <w:sz w:val="13"/>
                      </w:rPr>
                    </w:pPr>
                    <w:r w:rsidRPr="00F126B9">
                      <w:rPr>
                        <w:rFonts w:ascii="Arial" w:hAnsi="Arial"/>
                        <w:iCs/>
                        <w:color w:val="002060"/>
                        <w:sz w:val="13"/>
                      </w:rPr>
                      <w:t>Digital Financial Identity Company (DFI)</w:t>
                    </w:r>
                  </w:p>
                </w:txbxContent>
              </v:textbox>
              <w10:wrap anchorx="page" anchory="page"/>
            </v:shape>
          </w:pict>
        </mc:Fallback>
      </mc:AlternateContent>
    </w:r>
    <w:r w:rsidRPr="000020A8">
      <w:rPr>
        <w:noProof/>
        <w:color w:val="7030A0"/>
      </w:rPr>
      <mc:AlternateContent>
        <mc:Choice Requires="wps">
          <w:drawing>
            <wp:anchor distT="0" distB="0" distL="114300" distR="114300" simplePos="0" relativeHeight="251659264" behindDoc="1" locked="0" layoutInCell="1" allowOverlap="1" wp14:anchorId="32CD79BC" wp14:editId="0FC3FF2F">
              <wp:simplePos x="0" y="0"/>
              <wp:positionH relativeFrom="page">
                <wp:posOffset>304800</wp:posOffset>
              </wp:positionH>
              <wp:positionV relativeFrom="page">
                <wp:posOffset>438150</wp:posOffset>
              </wp:positionV>
              <wp:extent cx="7010400" cy="0"/>
              <wp:effectExtent l="0" t="0" r="0" b="0"/>
              <wp:wrapNone/>
              <wp:docPr id="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0400" cy="0"/>
                      </a:xfrm>
                      <a:prstGeom prst="line">
                        <a:avLst/>
                      </a:prstGeom>
                      <a:noFill/>
                      <a:ln w="7578">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AB55B" id="Line 2"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34.5pt" to="8in,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" strokecolor="gray" strokeweight=".2105mm">
              <w10:wrap anchorx="page" anchory="page"/>
            </v:line>
          </w:pict>
        </mc:Fallback>
      </mc:AlternateContent>
    </w:r>
  </w:p>
  <w:p w14:paraId="4923510D" w14:textId="77777777" w:rsidR="008E7B30" w:rsidRDefault="008E7B30" w:rsidP="008E7B30">
    <w:pPr>
      <w:pStyle w:val="BodyText"/>
      <w:spacing w:line="14" w:lineRule="auto"/>
      <w:rPr>
        <w:sz w:val="20"/>
      </w:rPr>
    </w:pPr>
  </w:p>
  <w:p w14:paraId="6AE92A59" w14:textId="77777777" w:rsidR="008E7B30" w:rsidRDefault="008E7B30" w:rsidP="008E7B30">
    <w:pPr>
      <w:pStyle w:val="Header"/>
    </w:pPr>
  </w:p>
  <w:p w14:paraId="4296D07D" w14:textId="77777777" w:rsidR="008E7B30" w:rsidRPr="008E7B30" w:rsidRDefault="008E7B30" w:rsidP="008E7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alt="Group 505, Grouped object" style="width:7.15pt;height:7.15pt;visibility:visible;mso-wrap-style:square" o:bullet="t">
        <v:imagedata r:id="rId1" o:title="Group 505, Grouped object"/>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C742F"/>
    <w:multiLevelType w:val="hybridMultilevel"/>
    <w:tmpl w:val="EB7C797C"/>
    <w:lvl w:ilvl="0" w:tplc="15AA73EA">
      <w:start w:val="1"/>
      <w:numFmt w:val="bullet"/>
      <w:lvlText w:val=""/>
      <w:lvlPicBulletId w:val="0"/>
      <w:lvlJc w:val="left"/>
      <w:pPr>
        <w:tabs>
          <w:tab w:val="num" w:pos="720"/>
        </w:tabs>
        <w:ind w:left="720" w:hanging="360"/>
      </w:pPr>
      <w:rPr>
        <w:rFonts w:ascii="Symbol" w:hAnsi="Symbol" w:hint="default"/>
      </w:rPr>
    </w:lvl>
    <w:lvl w:ilvl="1" w:tplc="4DBEF604" w:tentative="1">
      <w:start w:val="1"/>
      <w:numFmt w:val="bullet"/>
      <w:lvlText w:val=""/>
      <w:lvlJc w:val="left"/>
      <w:pPr>
        <w:tabs>
          <w:tab w:val="num" w:pos="1440"/>
        </w:tabs>
        <w:ind w:left="1440" w:hanging="360"/>
      </w:pPr>
      <w:rPr>
        <w:rFonts w:ascii="Symbol" w:hAnsi="Symbol" w:hint="default"/>
      </w:rPr>
    </w:lvl>
    <w:lvl w:ilvl="2" w:tplc="84260B34" w:tentative="1">
      <w:start w:val="1"/>
      <w:numFmt w:val="bullet"/>
      <w:lvlText w:val=""/>
      <w:lvlJc w:val="left"/>
      <w:pPr>
        <w:tabs>
          <w:tab w:val="num" w:pos="2160"/>
        </w:tabs>
        <w:ind w:left="2160" w:hanging="360"/>
      </w:pPr>
      <w:rPr>
        <w:rFonts w:ascii="Symbol" w:hAnsi="Symbol" w:hint="default"/>
      </w:rPr>
    </w:lvl>
    <w:lvl w:ilvl="3" w:tplc="4282E052" w:tentative="1">
      <w:start w:val="1"/>
      <w:numFmt w:val="bullet"/>
      <w:lvlText w:val=""/>
      <w:lvlJc w:val="left"/>
      <w:pPr>
        <w:tabs>
          <w:tab w:val="num" w:pos="2880"/>
        </w:tabs>
        <w:ind w:left="2880" w:hanging="360"/>
      </w:pPr>
      <w:rPr>
        <w:rFonts w:ascii="Symbol" w:hAnsi="Symbol" w:hint="default"/>
      </w:rPr>
    </w:lvl>
    <w:lvl w:ilvl="4" w:tplc="60201F3E" w:tentative="1">
      <w:start w:val="1"/>
      <w:numFmt w:val="bullet"/>
      <w:lvlText w:val=""/>
      <w:lvlJc w:val="left"/>
      <w:pPr>
        <w:tabs>
          <w:tab w:val="num" w:pos="3600"/>
        </w:tabs>
        <w:ind w:left="3600" w:hanging="360"/>
      </w:pPr>
      <w:rPr>
        <w:rFonts w:ascii="Symbol" w:hAnsi="Symbol" w:hint="default"/>
      </w:rPr>
    </w:lvl>
    <w:lvl w:ilvl="5" w:tplc="06207336" w:tentative="1">
      <w:start w:val="1"/>
      <w:numFmt w:val="bullet"/>
      <w:lvlText w:val=""/>
      <w:lvlJc w:val="left"/>
      <w:pPr>
        <w:tabs>
          <w:tab w:val="num" w:pos="4320"/>
        </w:tabs>
        <w:ind w:left="4320" w:hanging="360"/>
      </w:pPr>
      <w:rPr>
        <w:rFonts w:ascii="Symbol" w:hAnsi="Symbol" w:hint="default"/>
      </w:rPr>
    </w:lvl>
    <w:lvl w:ilvl="6" w:tplc="78421024" w:tentative="1">
      <w:start w:val="1"/>
      <w:numFmt w:val="bullet"/>
      <w:lvlText w:val=""/>
      <w:lvlJc w:val="left"/>
      <w:pPr>
        <w:tabs>
          <w:tab w:val="num" w:pos="5040"/>
        </w:tabs>
        <w:ind w:left="5040" w:hanging="360"/>
      </w:pPr>
      <w:rPr>
        <w:rFonts w:ascii="Symbol" w:hAnsi="Symbol" w:hint="default"/>
      </w:rPr>
    </w:lvl>
    <w:lvl w:ilvl="7" w:tplc="829AF560" w:tentative="1">
      <w:start w:val="1"/>
      <w:numFmt w:val="bullet"/>
      <w:lvlText w:val=""/>
      <w:lvlJc w:val="left"/>
      <w:pPr>
        <w:tabs>
          <w:tab w:val="num" w:pos="5760"/>
        </w:tabs>
        <w:ind w:left="5760" w:hanging="360"/>
      </w:pPr>
      <w:rPr>
        <w:rFonts w:ascii="Symbol" w:hAnsi="Symbol" w:hint="default"/>
      </w:rPr>
    </w:lvl>
    <w:lvl w:ilvl="8" w:tplc="E8F24262"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0CCD3975"/>
    <w:multiLevelType w:val="hybridMultilevel"/>
    <w:tmpl w:val="14D0D896"/>
    <w:lvl w:ilvl="0" w:tplc="80FE21D8">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FF1ADB"/>
    <w:multiLevelType w:val="hybridMultilevel"/>
    <w:tmpl w:val="0C708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6E12FE"/>
    <w:multiLevelType w:val="hybridMultilevel"/>
    <w:tmpl w:val="B980EB30"/>
    <w:lvl w:ilvl="0" w:tplc="179C1F6C">
      <w:start w:val="1"/>
      <w:numFmt w:val="bullet"/>
      <w:lvlText w:val=""/>
      <w:lvlPicBulletId w:val="0"/>
      <w:lvlJc w:val="left"/>
      <w:pPr>
        <w:tabs>
          <w:tab w:val="num" w:pos="720"/>
        </w:tabs>
        <w:ind w:left="720" w:hanging="360"/>
      </w:pPr>
      <w:rPr>
        <w:rFonts w:ascii="Symbol" w:hAnsi="Symbol" w:hint="default"/>
      </w:rPr>
    </w:lvl>
    <w:lvl w:ilvl="1" w:tplc="C98A2C62" w:tentative="1">
      <w:start w:val="1"/>
      <w:numFmt w:val="bullet"/>
      <w:lvlText w:val=""/>
      <w:lvlJc w:val="left"/>
      <w:pPr>
        <w:tabs>
          <w:tab w:val="num" w:pos="1440"/>
        </w:tabs>
        <w:ind w:left="1440" w:hanging="360"/>
      </w:pPr>
      <w:rPr>
        <w:rFonts w:ascii="Symbol" w:hAnsi="Symbol" w:hint="default"/>
      </w:rPr>
    </w:lvl>
    <w:lvl w:ilvl="2" w:tplc="F4AAA112" w:tentative="1">
      <w:start w:val="1"/>
      <w:numFmt w:val="bullet"/>
      <w:lvlText w:val=""/>
      <w:lvlJc w:val="left"/>
      <w:pPr>
        <w:tabs>
          <w:tab w:val="num" w:pos="2160"/>
        </w:tabs>
        <w:ind w:left="2160" w:hanging="360"/>
      </w:pPr>
      <w:rPr>
        <w:rFonts w:ascii="Symbol" w:hAnsi="Symbol" w:hint="default"/>
      </w:rPr>
    </w:lvl>
    <w:lvl w:ilvl="3" w:tplc="C652B4F8" w:tentative="1">
      <w:start w:val="1"/>
      <w:numFmt w:val="bullet"/>
      <w:lvlText w:val=""/>
      <w:lvlJc w:val="left"/>
      <w:pPr>
        <w:tabs>
          <w:tab w:val="num" w:pos="2880"/>
        </w:tabs>
        <w:ind w:left="2880" w:hanging="360"/>
      </w:pPr>
      <w:rPr>
        <w:rFonts w:ascii="Symbol" w:hAnsi="Symbol" w:hint="default"/>
      </w:rPr>
    </w:lvl>
    <w:lvl w:ilvl="4" w:tplc="033ECE68" w:tentative="1">
      <w:start w:val="1"/>
      <w:numFmt w:val="bullet"/>
      <w:lvlText w:val=""/>
      <w:lvlJc w:val="left"/>
      <w:pPr>
        <w:tabs>
          <w:tab w:val="num" w:pos="3600"/>
        </w:tabs>
        <w:ind w:left="3600" w:hanging="360"/>
      </w:pPr>
      <w:rPr>
        <w:rFonts w:ascii="Symbol" w:hAnsi="Symbol" w:hint="default"/>
      </w:rPr>
    </w:lvl>
    <w:lvl w:ilvl="5" w:tplc="0950C37E" w:tentative="1">
      <w:start w:val="1"/>
      <w:numFmt w:val="bullet"/>
      <w:lvlText w:val=""/>
      <w:lvlJc w:val="left"/>
      <w:pPr>
        <w:tabs>
          <w:tab w:val="num" w:pos="4320"/>
        </w:tabs>
        <w:ind w:left="4320" w:hanging="360"/>
      </w:pPr>
      <w:rPr>
        <w:rFonts w:ascii="Symbol" w:hAnsi="Symbol" w:hint="default"/>
      </w:rPr>
    </w:lvl>
    <w:lvl w:ilvl="6" w:tplc="3C7009CA" w:tentative="1">
      <w:start w:val="1"/>
      <w:numFmt w:val="bullet"/>
      <w:lvlText w:val=""/>
      <w:lvlJc w:val="left"/>
      <w:pPr>
        <w:tabs>
          <w:tab w:val="num" w:pos="5040"/>
        </w:tabs>
        <w:ind w:left="5040" w:hanging="360"/>
      </w:pPr>
      <w:rPr>
        <w:rFonts w:ascii="Symbol" w:hAnsi="Symbol" w:hint="default"/>
      </w:rPr>
    </w:lvl>
    <w:lvl w:ilvl="7" w:tplc="CB262910" w:tentative="1">
      <w:start w:val="1"/>
      <w:numFmt w:val="bullet"/>
      <w:lvlText w:val=""/>
      <w:lvlJc w:val="left"/>
      <w:pPr>
        <w:tabs>
          <w:tab w:val="num" w:pos="5760"/>
        </w:tabs>
        <w:ind w:left="5760" w:hanging="360"/>
      </w:pPr>
      <w:rPr>
        <w:rFonts w:ascii="Symbol" w:hAnsi="Symbol" w:hint="default"/>
      </w:rPr>
    </w:lvl>
    <w:lvl w:ilvl="8" w:tplc="D37A7F72"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9200447"/>
    <w:multiLevelType w:val="hybridMultilevel"/>
    <w:tmpl w:val="9976AA44"/>
    <w:lvl w:ilvl="0" w:tplc="80FE21D8">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D3F0C04"/>
    <w:multiLevelType w:val="hybridMultilevel"/>
    <w:tmpl w:val="2EF82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8A34F3"/>
    <w:multiLevelType w:val="hybridMultilevel"/>
    <w:tmpl w:val="20F6BF08"/>
    <w:lvl w:ilvl="0" w:tplc="3B5E08B4">
      <w:start w:val="1"/>
      <w:numFmt w:val="bullet"/>
      <w:lvlText w:val=""/>
      <w:lvlPicBulletId w:val="0"/>
      <w:lvlJc w:val="left"/>
      <w:pPr>
        <w:tabs>
          <w:tab w:val="num" w:pos="720"/>
        </w:tabs>
        <w:ind w:left="720" w:hanging="360"/>
      </w:pPr>
      <w:rPr>
        <w:rFonts w:ascii="Symbol" w:hAnsi="Symbol" w:hint="default"/>
      </w:rPr>
    </w:lvl>
    <w:lvl w:ilvl="1" w:tplc="66C2781C" w:tentative="1">
      <w:start w:val="1"/>
      <w:numFmt w:val="bullet"/>
      <w:lvlText w:val=""/>
      <w:lvlJc w:val="left"/>
      <w:pPr>
        <w:tabs>
          <w:tab w:val="num" w:pos="1440"/>
        </w:tabs>
        <w:ind w:left="1440" w:hanging="360"/>
      </w:pPr>
      <w:rPr>
        <w:rFonts w:ascii="Symbol" w:hAnsi="Symbol" w:hint="default"/>
      </w:rPr>
    </w:lvl>
    <w:lvl w:ilvl="2" w:tplc="5944E33C" w:tentative="1">
      <w:start w:val="1"/>
      <w:numFmt w:val="bullet"/>
      <w:lvlText w:val=""/>
      <w:lvlJc w:val="left"/>
      <w:pPr>
        <w:tabs>
          <w:tab w:val="num" w:pos="2160"/>
        </w:tabs>
        <w:ind w:left="2160" w:hanging="360"/>
      </w:pPr>
      <w:rPr>
        <w:rFonts w:ascii="Symbol" w:hAnsi="Symbol" w:hint="default"/>
      </w:rPr>
    </w:lvl>
    <w:lvl w:ilvl="3" w:tplc="F0F221FA" w:tentative="1">
      <w:start w:val="1"/>
      <w:numFmt w:val="bullet"/>
      <w:lvlText w:val=""/>
      <w:lvlJc w:val="left"/>
      <w:pPr>
        <w:tabs>
          <w:tab w:val="num" w:pos="2880"/>
        </w:tabs>
        <w:ind w:left="2880" w:hanging="360"/>
      </w:pPr>
      <w:rPr>
        <w:rFonts w:ascii="Symbol" w:hAnsi="Symbol" w:hint="default"/>
      </w:rPr>
    </w:lvl>
    <w:lvl w:ilvl="4" w:tplc="C7E087F0" w:tentative="1">
      <w:start w:val="1"/>
      <w:numFmt w:val="bullet"/>
      <w:lvlText w:val=""/>
      <w:lvlJc w:val="left"/>
      <w:pPr>
        <w:tabs>
          <w:tab w:val="num" w:pos="3600"/>
        </w:tabs>
        <w:ind w:left="3600" w:hanging="360"/>
      </w:pPr>
      <w:rPr>
        <w:rFonts w:ascii="Symbol" w:hAnsi="Symbol" w:hint="default"/>
      </w:rPr>
    </w:lvl>
    <w:lvl w:ilvl="5" w:tplc="9884A7DC" w:tentative="1">
      <w:start w:val="1"/>
      <w:numFmt w:val="bullet"/>
      <w:lvlText w:val=""/>
      <w:lvlJc w:val="left"/>
      <w:pPr>
        <w:tabs>
          <w:tab w:val="num" w:pos="4320"/>
        </w:tabs>
        <w:ind w:left="4320" w:hanging="360"/>
      </w:pPr>
      <w:rPr>
        <w:rFonts w:ascii="Symbol" w:hAnsi="Symbol" w:hint="default"/>
      </w:rPr>
    </w:lvl>
    <w:lvl w:ilvl="6" w:tplc="49ACB1E8" w:tentative="1">
      <w:start w:val="1"/>
      <w:numFmt w:val="bullet"/>
      <w:lvlText w:val=""/>
      <w:lvlJc w:val="left"/>
      <w:pPr>
        <w:tabs>
          <w:tab w:val="num" w:pos="5040"/>
        </w:tabs>
        <w:ind w:left="5040" w:hanging="360"/>
      </w:pPr>
      <w:rPr>
        <w:rFonts w:ascii="Symbol" w:hAnsi="Symbol" w:hint="default"/>
      </w:rPr>
    </w:lvl>
    <w:lvl w:ilvl="7" w:tplc="C5E8F3C0" w:tentative="1">
      <w:start w:val="1"/>
      <w:numFmt w:val="bullet"/>
      <w:lvlText w:val=""/>
      <w:lvlJc w:val="left"/>
      <w:pPr>
        <w:tabs>
          <w:tab w:val="num" w:pos="5760"/>
        </w:tabs>
        <w:ind w:left="5760" w:hanging="360"/>
      </w:pPr>
      <w:rPr>
        <w:rFonts w:ascii="Symbol" w:hAnsi="Symbol" w:hint="default"/>
      </w:rPr>
    </w:lvl>
    <w:lvl w:ilvl="8" w:tplc="CAB2C05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BEB2C61"/>
    <w:multiLevelType w:val="hybridMultilevel"/>
    <w:tmpl w:val="915C17EE"/>
    <w:lvl w:ilvl="0" w:tplc="80FE21D8">
      <w:start w:val="1"/>
      <w:numFmt w:val="bullet"/>
      <w:lvlText w:val=""/>
      <w:lvlPicBulletId w:val="0"/>
      <w:lvlJc w:val="left"/>
      <w:pPr>
        <w:tabs>
          <w:tab w:val="num" w:pos="720"/>
        </w:tabs>
        <w:ind w:left="720" w:hanging="360"/>
      </w:pPr>
      <w:rPr>
        <w:rFonts w:ascii="Symbol" w:hAnsi="Symbol" w:hint="default"/>
      </w:rPr>
    </w:lvl>
    <w:lvl w:ilvl="1" w:tplc="D572F9D2" w:tentative="1">
      <w:start w:val="1"/>
      <w:numFmt w:val="bullet"/>
      <w:lvlText w:val=""/>
      <w:lvlJc w:val="left"/>
      <w:pPr>
        <w:tabs>
          <w:tab w:val="num" w:pos="1440"/>
        </w:tabs>
        <w:ind w:left="1440" w:hanging="360"/>
      </w:pPr>
      <w:rPr>
        <w:rFonts w:ascii="Symbol" w:hAnsi="Symbol" w:hint="default"/>
      </w:rPr>
    </w:lvl>
    <w:lvl w:ilvl="2" w:tplc="90D24F22" w:tentative="1">
      <w:start w:val="1"/>
      <w:numFmt w:val="bullet"/>
      <w:lvlText w:val=""/>
      <w:lvlJc w:val="left"/>
      <w:pPr>
        <w:tabs>
          <w:tab w:val="num" w:pos="2160"/>
        </w:tabs>
        <w:ind w:left="2160" w:hanging="360"/>
      </w:pPr>
      <w:rPr>
        <w:rFonts w:ascii="Symbol" w:hAnsi="Symbol" w:hint="default"/>
      </w:rPr>
    </w:lvl>
    <w:lvl w:ilvl="3" w:tplc="2A24197A" w:tentative="1">
      <w:start w:val="1"/>
      <w:numFmt w:val="bullet"/>
      <w:lvlText w:val=""/>
      <w:lvlJc w:val="left"/>
      <w:pPr>
        <w:tabs>
          <w:tab w:val="num" w:pos="2880"/>
        </w:tabs>
        <w:ind w:left="2880" w:hanging="360"/>
      </w:pPr>
      <w:rPr>
        <w:rFonts w:ascii="Symbol" w:hAnsi="Symbol" w:hint="default"/>
      </w:rPr>
    </w:lvl>
    <w:lvl w:ilvl="4" w:tplc="9EC204F4" w:tentative="1">
      <w:start w:val="1"/>
      <w:numFmt w:val="bullet"/>
      <w:lvlText w:val=""/>
      <w:lvlJc w:val="left"/>
      <w:pPr>
        <w:tabs>
          <w:tab w:val="num" w:pos="3600"/>
        </w:tabs>
        <w:ind w:left="3600" w:hanging="360"/>
      </w:pPr>
      <w:rPr>
        <w:rFonts w:ascii="Symbol" w:hAnsi="Symbol" w:hint="default"/>
      </w:rPr>
    </w:lvl>
    <w:lvl w:ilvl="5" w:tplc="7DE8C318" w:tentative="1">
      <w:start w:val="1"/>
      <w:numFmt w:val="bullet"/>
      <w:lvlText w:val=""/>
      <w:lvlJc w:val="left"/>
      <w:pPr>
        <w:tabs>
          <w:tab w:val="num" w:pos="4320"/>
        </w:tabs>
        <w:ind w:left="4320" w:hanging="360"/>
      </w:pPr>
      <w:rPr>
        <w:rFonts w:ascii="Symbol" w:hAnsi="Symbol" w:hint="default"/>
      </w:rPr>
    </w:lvl>
    <w:lvl w:ilvl="6" w:tplc="154A1660" w:tentative="1">
      <w:start w:val="1"/>
      <w:numFmt w:val="bullet"/>
      <w:lvlText w:val=""/>
      <w:lvlJc w:val="left"/>
      <w:pPr>
        <w:tabs>
          <w:tab w:val="num" w:pos="5040"/>
        </w:tabs>
        <w:ind w:left="5040" w:hanging="360"/>
      </w:pPr>
      <w:rPr>
        <w:rFonts w:ascii="Symbol" w:hAnsi="Symbol" w:hint="default"/>
      </w:rPr>
    </w:lvl>
    <w:lvl w:ilvl="7" w:tplc="E0162AC6" w:tentative="1">
      <w:start w:val="1"/>
      <w:numFmt w:val="bullet"/>
      <w:lvlText w:val=""/>
      <w:lvlJc w:val="left"/>
      <w:pPr>
        <w:tabs>
          <w:tab w:val="num" w:pos="5760"/>
        </w:tabs>
        <w:ind w:left="5760" w:hanging="360"/>
      </w:pPr>
      <w:rPr>
        <w:rFonts w:ascii="Symbol" w:hAnsi="Symbol" w:hint="default"/>
      </w:rPr>
    </w:lvl>
    <w:lvl w:ilvl="8" w:tplc="531CC85E" w:tentative="1">
      <w:start w:val="1"/>
      <w:numFmt w:val="bullet"/>
      <w:lvlText w:val=""/>
      <w:lvlJc w:val="left"/>
      <w:pPr>
        <w:tabs>
          <w:tab w:val="num" w:pos="6480"/>
        </w:tabs>
        <w:ind w:left="6480" w:hanging="360"/>
      </w:pPr>
      <w:rPr>
        <w:rFonts w:ascii="Symbol" w:hAnsi="Symbol" w:hint="default"/>
      </w:rPr>
    </w:lvl>
  </w:abstractNum>
  <w:num w:numId="1" w16cid:durableId="117266046">
    <w:abstractNumId w:val="8"/>
  </w:num>
  <w:num w:numId="2" w16cid:durableId="253127414">
    <w:abstractNumId w:val="6"/>
  </w:num>
  <w:num w:numId="3" w16cid:durableId="835146464">
    <w:abstractNumId w:val="5"/>
  </w:num>
  <w:num w:numId="4" w16cid:durableId="1284073965">
    <w:abstractNumId w:val="4"/>
  </w:num>
  <w:num w:numId="5" w16cid:durableId="1142770177">
    <w:abstractNumId w:val="7"/>
  </w:num>
  <w:num w:numId="6" w16cid:durableId="1400398479">
    <w:abstractNumId w:val="3"/>
  </w:num>
  <w:num w:numId="7" w16cid:durableId="327751950">
    <w:abstractNumId w:val="2"/>
  </w:num>
  <w:num w:numId="8" w16cid:durableId="1783838883">
    <w:abstractNumId w:val="1"/>
  </w:num>
  <w:num w:numId="9" w16cid:durableId="1912109118">
    <w:abstractNumId w:val="0"/>
  </w:num>
  <w:num w:numId="10" w16cid:durableId="124738181">
    <w:abstractNumId w:val="9"/>
  </w:num>
  <w:num w:numId="11" w16cid:durableId="1015154138">
    <w:abstractNumId w:val="16"/>
  </w:num>
  <w:num w:numId="12" w16cid:durableId="1824203398">
    <w:abstractNumId w:val="12"/>
  </w:num>
  <w:num w:numId="13" w16cid:durableId="521280402">
    <w:abstractNumId w:val="15"/>
  </w:num>
  <w:num w:numId="14" w16cid:durableId="484054065">
    <w:abstractNumId w:val="13"/>
  </w:num>
  <w:num w:numId="15" w16cid:durableId="1726179374">
    <w:abstractNumId w:val="10"/>
  </w:num>
  <w:num w:numId="16" w16cid:durableId="947471006">
    <w:abstractNumId w:val="14"/>
  </w:num>
  <w:num w:numId="17" w16cid:durableId="93097099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Elias">
    <w15:presenceInfo w15:providerId="AD" w15:userId="S::angela.elias@idakto.com::7452d960-de8a-45a6-94cb-3ecb80fd26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4C"/>
    <w:rsid w:val="00074D10"/>
    <w:rsid w:val="00094238"/>
    <w:rsid w:val="000F4B15"/>
    <w:rsid w:val="0015074B"/>
    <w:rsid w:val="0029639D"/>
    <w:rsid w:val="002975DE"/>
    <w:rsid w:val="00326F90"/>
    <w:rsid w:val="003E1002"/>
    <w:rsid w:val="00404516"/>
    <w:rsid w:val="00483EC6"/>
    <w:rsid w:val="004A7490"/>
    <w:rsid w:val="004B40AF"/>
    <w:rsid w:val="006C51A2"/>
    <w:rsid w:val="0089347A"/>
    <w:rsid w:val="008E7B30"/>
    <w:rsid w:val="00A23067"/>
    <w:rsid w:val="00AA1D8D"/>
    <w:rsid w:val="00AF5EB6"/>
    <w:rsid w:val="00B47730"/>
    <w:rsid w:val="00BA00D3"/>
    <w:rsid w:val="00CB0664"/>
    <w:rsid w:val="00D255F2"/>
    <w:rsid w:val="00F34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C49796"/>
  <w14:defaultImageDpi w14:val="300"/>
  <w15:docId w15:val="{E9872B13-6F1B-7B44-88F8-A111408E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094238"/>
    <w:pPr>
      <w:spacing w:before="120" w:after="0"/>
    </w:pPr>
    <w:rPr>
      <w:b/>
      <w:bCs/>
      <w:i/>
      <w:iCs/>
      <w:sz w:val="24"/>
      <w:szCs w:val="24"/>
    </w:rPr>
  </w:style>
  <w:style w:type="paragraph" w:styleId="TOC2">
    <w:name w:val="toc 2"/>
    <w:basedOn w:val="Normal"/>
    <w:next w:val="Normal"/>
    <w:autoRedefine/>
    <w:uiPriority w:val="39"/>
    <w:semiHidden/>
    <w:unhideWhenUsed/>
    <w:rsid w:val="00094238"/>
    <w:pPr>
      <w:spacing w:before="120" w:after="0"/>
      <w:ind w:left="220"/>
    </w:pPr>
    <w:rPr>
      <w:b/>
      <w:bCs/>
    </w:rPr>
  </w:style>
  <w:style w:type="paragraph" w:styleId="TOC3">
    <w:name w:val="toc 3"/>
    <w:basedOn w:val="Normal"/>
    <w:next w:val="Normal"/>
    <w:autoRedefine/>
    <w:uiPriority w:val="39"/>
    <w:semiHidden/>
    <w:unhideWhenUsed/>
    <w:rsid w:val="00094238"/>
    <w:pPr>
      <w:spacing w:after="0"/>
      <w:ind w:left="440"/>
    </w:pPr>
    <w:rPr>
      <w:sz w:val="20"/>
      <w:szCs w:val="20"/>
    </w:rPr>
  </w:style>
  <w:style w:type="paragraph" w:styleId="TOC4">
    <w:name w:val="toc 4"/>
    <w:basedOn w:val="Normal"/>
    <w:next w:val="Normal"/>
    <w:autoRedefine/>
    <w:uiPriority w:val="39"/>
    <w:semiHidden/>
    <w:unhideWhenUsed/>
    <w:rsid w:val="00094238"/>
    <w:pPr>
      <w:spacing w:after="0"/>
      <w:ind w:left="660"/>
    </w:pPr>
    <w:rPr>
      <w:sz w:val="20"/>
      <w:szCs w:val="20"/>
    </w:rPr>
  </w:style>
  <w:style w:type="paragraph" w:styleId="TOC5">
    <w:name w:val="toc 5"/>
    <w:basedOn w:val="Normal"/>
    <w:next w:val="Normal"/>
    <w:autoRedefine/>
    <w:uiPriority w:val="39"/>
    <w:semiHidden/>
    <w:unhideWhenUsed/>
    <w:rsid w:val="00094238"/>
    <w:pPr>
      <w:spacing w:after="0"/>
      <w:ind w:left="880"/>
    </w:pPr>
    <w:rPr>
      <w:sz w:val="20"/>
      <w:szCs w:val="20"/>
    </w:rPr>
  </w:style>
  <w:style w:type="paragraph" w:styleId="TOC6">
    <w:name w:val="toc 6"/>
    <w:basedOn w:val="Normal"/>
    <w:next w:val="Normal"/>
    <w:autoRedefine/>
    <w:uiPriority w:val="39"/>
    <w:semiHidden/>
    <w:unhideWhenUsed/>
    <w:rsid w:val="00094238"/>
    <w:pPr>
      <w:spacing w:after="0"/>
      <w:ind w:left="1100"/>
    </w:pPr>
    <w:rPr>
      <w:sz w:val="20"/>
      <w:szCs w:val="20"/>
    </w:rPr>
  </w:style>
  <w:style w:type="paragraph" w:styleId="TOC7">
    <w:name w:val="toc 7"/>
    <w:basedOn w:val="Normal"/>
    <w:next w:val="Normal"/>
    <w:autoRedefine/>
    <w:uiPriority w:val="39"/>
    <w:semiHidden/>
    <w:unhideWhenUsed/>
    <w:rsid w:val="00094238"/>
    <w:pPr>
      <w:spacing w:after="0"/>
      <w:ind w:left="1320"/>
    </w:pPr>
    <w:rPr>
      <w:sz w:val="20"/>
      <w:szCs w:val="20"/>
    </w:rPr>
  </w:style>
  <w:style w:type="paragraph" w:styleId="TOC8">
    <w:name w:val="toc 8"/>
    <w:basedOn w:val="Normal"/>
    <w:next w:val="Normal"/>
    <w:autoRedefine/>
    <w:uiPriority w:val="39"/>
    <w:semiHidden/>
    <w:unhideWhenUsed/>
    <w:rsid w:val="00094238"/>
    <w:pPr>
      <w:spacing w:after="0"/>
      <w:ind w:left="1540"/>
    </w:pPr>
    <w:rPr>
      <w:sz w:val="20"/>
      <w:szCs w:val="20"/>
    </w:rPr>
  </w:style>
  <w:style w:type="paragraph" w:styleId="TOC9">
    <w:name w:val="toc 9"/>
    <w:basedOn w:val="Normal"/>
    <w:next w:val="Normal"/>
    <w:autoRedefine/>
    <w:uiPriority w:val="39"/>
    <w:semiHidden/>
    <w:unhideWhenUsed/>
    <w:rsid w:val="00094238"/>
    <w:pPr>
      <w:spacing w:after="0"/>
      <w:ind w:left="1760"/>
    </w:pPr>
    <w:rPr>
      <w:sz w:val="20"/>
      <w:szCs w:val="20"/>
    </w:rPr>
  </w:style>
  <w:style w:type="character" w:styleId="CommentReference">
    <w:name w:val="annotation reference"/>
    <w:basedOn w:val="DefaultParagraphFont"/>
    <w:uiPriority w:val="99"/>
    <w:semiHidden/>
    <w:unhideWhenUsed/>
    <w:rsid w:val="00483EC6"/>
    <w:rPr>
      <w:sz w:val="16"/>
      <w:szCs w:val="16"/>
    </w:rPr>
  </w:style>
  <w:style w:type="paragraph" w:styleId="CommentText">
    <w:name w:val="annotation text"/>
    <w:basedOn w:val="Normal"/>
    <w:link w:val="CommentTextChar"/>
    <w:uiPriority w:val="99"/>
    <w:unhideWhenUsed/>
    <w:rsid w:val="00483EC6"/>
    <w:pPr>
      <w:spacing w:line="240" w:lineRule="auto"/>
    </w:pPr>
    <w:rPr>
      <w:sz w:val="20"/>
      <w:szCs w:val="20"/>
    </w:rPr>
  </w:style>
  <w:style w:type="character" w:customStyle="1" w:styleId="CommentTextChar">
    <w:name w:val="Comment Text Char"/>
    <w:basedOn w:val="DefaultParagraphFont"/>
    <w:link w:val="CommentText"/>
    <w:uiPriority w:val="99"/>
    <w:rsid w:val="00483EC6"/>
    <w:rPr>
      <w:sz w:val="20"/>
      <w:szCs w:val="20"/>
    </w:rPr>
  </w:style>
  <w:style w:type="paragraph" w:customStyle="1" w:styleId="TableParagraph">
    <w:name w:val="Table Paragraph"/>
    <w:basedOn w:val="Normal"/>
    <w:uiPriority w:val="1"/>
    <w:qFormat/>
    <w:rsid w:val="00483EC6"/>
    <w:pPr>
      <w:widowControl w:val="0"/>
      <w:autoSpaceDE w:val="0"/>
      <w:autoSpaceDN w:val="0"/>
      <w:spacing w:after="0" w:line="240" w:lineRule="auto"/>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72822">
      <w:bodyDiv w:val="1"/>
      <w:marLeft w:val="0"/>
      <w:marRight w:val="0"/>
      <w:marTop w:val="0"/>
      <w:marBottom w:val="0"/>
      <w:divBdr>
        <w:top w:val="none" w:sz="0" w:space="0" w:color="auto"/>
        <w:left w:val="none" w:sz="0" w:space="0" w:color="auto"/>
        <w:bottom w:val="none" w:sz="0" w:space="0" w:color="auto"/>
        <w:right w:val="none" w:sz="0" w:space="0" w:color="auto"/>
      </w:divBdr>
      <w:divsChild>
        <w:div w:id="1135876118">
          <w:marLeft w:val="0"/>
          <w:marRight w:val="0"/>
          <w:marTop w:val="0"/>
          <w:marBottom w:val="0"/>
          <w:divBdr>
            <w:top w:val="none" w:sz="0" w:space="0" w:color="auto"/>
            <w:left w:val="none" w:sz="0" w:space="0" w:color="auto"/>
            <w:bottom w:val="none" w:sz="0" w:space="0" w:color="auto"/>
            <w:right w:val="none" w:sz="0" w:space="0" w:color="auto"/>
          </w:divBdr>
        </w:div>
        <w:div w:id="432479531">
          <w:marLeft w:val="0"/>
          <w:marRight w:val="0"/>
          <w:marTop w:val="0"/>
          <w:marBottom w:val="0"/>
          <w:divBdr>
            <w:top w:val="none" w:sz="0" w:space="0" w:color="auto"/>
            <w:left w:val="none" w:sz="0" w:space="0" w:color="auto"/>
            <w:bottom w:val="none" w:sz="0" w:space="0" w:color="auto"/>
            <w:right w:val="none" w:sz="0" w:space="0" w:color="auto"/>
          </w:divBdr>
        </w:div>
      </w:divsChild>
    </w:div>
    <w:div w:id="1011907951">
      <w:bodyDiv w:val="1"/>
      <w:marLeft w:val="0"/>
      <w:marRight w:val="0"/>
      <w:marTop w:val="0"/>
      <w:marBottom w:val="0"/>
      <w:divBdr>
        <w:top w:val="none" w:sz="0" w:space="0" w:color="auto"/>
        <w:left w:val="none" w:sz="0" w:space="0" w:color="auto"/>
        <w:bottom w:val="none" w:sz="0" w:space="0" w:color="auto"/>
        <w:right w:val="none" w:sz="0" w:space="0" w:color="auto"/>
      </w:divBdr>
      <w:divsChild>
        <w:div w:id="573663448">
          <w:marLeft w:val="0"/>
          <w:marRight w:val="0"/>
          <w:marTop w:val="0"/>
          <w:marBottom w:val="0"/>
          <w:divBdr>
            <w:top w:val="none" w:sz="0" w:space="0" w:color="auto"/>
            <w:left w:val="none" w:sz="0" w:space="0" w:color="auto"/>
            <w:bottom w:val="none" w:sz="0" w:space="0" w:color="auto"/>
            <w:right w:val="none" w:sz="0" w:space="0" w:color="auto"/>
          </w:divBdr>
        </w:div>
        <w:div w:id="1144473323">
          <w:marLeft w:val="0"/>
          <w:marRight w:val="0"/>
          <w:marTop w:val="0"/>
          <w:marBottom w:val="0"/>
          <w:divBdr>
            <w:top w:val="none" w:sz="0" w:space="0" w:color="auto"/>
            <w:left w:val="none" w:sz="0" w:space="0" w:color="auto"/>
            <w:bottom w:val="none" w:sz="0" w:space="0" w:color="auto"/>
            <w:right w:val="none" w:sz="0" w:space="0" w:color="auto"/>
          </w:divBdr>
        </w:div>
        <w:div w:id="1207373849">
          <w:marLeft w:val="0"/>
          <w:marRight w:val="0"/>
          <w:marTop w:val="0"/>
          <w:marBottom w:val="0"/>
          <w:divBdr>
            <w:top w:val="none" w:sz="0" w:space="0" w:color="auto"/>
            <w:left w:val="none" w:sz="0" w:space="0" w:color="auto"/>
            <w:bottom w:val="none" w:sz="0" w:space="0" w:color="auto"/>
            <w:right w:val="none" w:sz="0" w:space="0" w:color="auto"/>
          </w:divBdr>
        </w:div>
        <w:div w:id="621302840">
          <w:marLeft w:val="0"/>
          <w:marRight w:val="0"/>
          <w:marTop w:val="0"/>
          <w:marBottom w:val="0"/>
          <w:divBdr>
            <w:top w:val="none" w:sz="0" w:space="0" w:color="auto"/>
            <w:left w:val="none" w:sz="0" w:space="0" w:color="auto"/>
            <w:bottom w:val="none" w:sz="0" w:space="0" w:color="auto"/>
            <w:right w:val="none" w:sz="0" w:space="0" w:color="auto"/>
          </w:divBdr>
        </w:div>
        <w:div w:id="334386146">
          <w:marLeft w:val="0"/>
          <w:marRight w:val="0"/>
          <w:marTop w:val="0"/>
          <w:marBottom w:val="0"/>
          <w:divBdr>
            <w:top w:val="none" w:sz="0" w:space="0" w:color="auto"/>
            <w:left w:val="none" w:sz="0" w:space="0" w:color="auto"/>
            <w:bottom w:val="none" w:sz="0" w:space="0" w:color="auto"/>
            <w:right w:val="none" w:sz="0" w:space="0" w:color="auto"/>
          </w:divBdr>
        </w:div>
        <w:div w:id="589851217">
          <w:marLeft w:val="0"/>
          <w:marRight w:val="0"/>
          <w:marTop w:val="0"/>
          <w:marBottom w:val="0"/>
          <w:divBdr>
            <w:top w:val="none" w:sz="0" w:space="0" w:color="auto"/>
            <w:left w:val="none" w:sz="0" w:space="0" w:color="auto"/>
            <w:bottom w:val="none" w:sz="0" w:space="0" w:color="auto"/>
            <w:right w:val="none" w:sz="0" w:space="0" w:color="auto"/>
          </w:divBdr>
        </w:div>
        <w:div w:id="1268082675">
          <w:marLeft w:val="0"/>
          <w:marRight w:val="0"/>
          <w:marTop w:val="0"/>
          <w:marBottom w:val="0"/>
          <w:divBdr>
            <w:top w:val="none" w:sz="0" w:space="0" w:color="auto"/>
            <w:left w:val="none" w:sz="0" w:space="0" w:color="auto"/>
            <w:bottom w:val="none" w:sz="0" w:space="0" w:color="auto"/>
            <w:right w:val="none" w:sz="0" w:space="0" w:color="auto"/>
          </w:divBdr>
        </w:div>
        <w:div w:id="1809930948">
          <w:marLeft w:val="0"/>
          <w:marRight w:val="0"/>
          <w:marTop w:val="0"/>
          <w:marBottom w:val="0"/>
          <w:divBdr>
            <w:top w:val="none" w:sz="0" w:space="0" w:color="auto"/>
            <w:left w:val="none" w:sz="0" w:space="0" w:color="auto"/>
            <w:bottom w:val="none" w:sz="0" w:space="0" w:color="auto"/>
            <w:right w:val="none" w:sz="0" w:space="0" w:color="auto"/>
          </w:divBdr>
        </w:div>
        <w:div w:id="937372969">
          <w:marLeft w:val="0"/>
          <w:marRight w:val="0"/>
          <w:marTop w:val="0"/>
          <w:marBottom w:val="0"/>
          <w:divBdr>
            <w:top w:val="none" w:sz="0" w:space="0" w:color="auto"/>
            <w:left w:val="none" w:sz="0" w:space="0" w:color="auto"/>
            <w:bottom w:val="none" w:sz="0" w:space="0" w:color="auto"/>
            <w:right w:val="none" w:sz="0" w:space="0" w:color="auto"/>
          </w:divBdr>
        </w:div>
        <w:div w:id="269774627">
          <w:marLeft w:val="0"/>
          <w:marRight w:val="0"/>
          <w:marTop w:val="0"/>
          <w:marBottom w:val="0"/>
          <w:divBdr>
            <w:top w:val="none" w:sz="0" w:space="0" w:color="auto"/>
            <w:left w:val="none" w:sz="0" w:space="0" w:color="auto"/>
            <w:bottom w:val="none" w:sz="0" w:space="0" w:color="auto"/>
            <w:right w:val="none" w:sz="0" w:space="0" w:color="auto"/>
          </w:divBdr>
        </w:div>
      </w:divsChild>
    </w:div>
    <w:div w:id="1240478153">
      <w:bodyDiv w:val="1"/>
      <w:marLeft w:val="0"/>
      <w:marRight w:val="0"/>
      <w:marTop w:val="0"/>
      <w:marBottom w:val="0"/>
      <w:divBdr>
        <w:top w:val="none" w:sz="0" w:space="0" w:color="auto"/>
        <w:left w:val="none" w:sz="0" w:space="0" w:color="auto"/>
        <w:bottom w:val="none" w:sz="0" w:space="0" w:color="auto"/>
        <w:right w:val="none" w:sz="0" w:space="0" w:color="auto"/>
      </w:divBdr>
      <w:divsChild>
        <w:div w:id="1650590391">
          <w:marLeft w:val="0"/>
          <w:marRight w:val="0"/>
          <w:marTop w:val="0"/>
          <w:marBottom w:val="0"/>
          <w:divBdr>
            <w:top w:val="none" w:sz="0" w:space="0" w:color="auto"/>
            <w:left w:val="none" w:sz="0" w:space="0" w:color="auto"/>
            <w:bottom w:val="none" w:sz="0" w:space="0" w:color="auto"/>
            <w:right w:val="none" w:sz="0" w:space="0" w:color="auto"/>
          </w:divBdr>
        </w:div>
        <w:div w:id="1079131662">
          <w:marLeft w:val="0"/>
          <w:marRight w:val="0"/>
          <w:marTop w:val="0"/>
          <w:marBottom w:val="0"/>
          <w:divBdr>
            <w:top w:val="none" w:sz="0" w:space="0" w:color="auto"/>
            <w:left w:val="none" w:sz="0" w:space="0" w:color="auto"/>
            <w:bottom w:val="none" w:sz="0" w:space="0" w:color="auto"/>
            <w:right w:val="none" w:sz="0" w:space="0" w:color="auto"/>
          </w:divBdr>
        </w:div>
      </w:divsChild>
    </w:div>
    <w:div w:id="1528107125">
      <w:bodyDiv w:val="1"/>
      <w:marLeft w:val="0"/>
      <w:marRight w:val="0"/>
      <w:marTop w:val="0"/>
      <w:marBottom w:val="0"/>
      <w:divBdr>
        <w:top w:val="none" w:sz="0" w:space="0" w:color="auto"/>
        <w:left w:val="none" w:sz="0" w:space="0" w:color="auto"/>
        <w:bottom w:val="none" w:sz="0" w:space="0" w:color="auto"/>
        <w:right w:val="none" w:sz="0" w:space="0" w:color="auto"/>
      </w:divBdr>
      <w:divsChild>
        <w:div w:id="996495652">
          <w:marLeft w:val="0"/>
          <w:marRight w:val="0"/>
          <w:marTop w:val="0"/>
          <w:marBottom w:val="0"/>
          <w:divBdr>
            <w:top w:val="none" w:sz="0" w:space="0" w:color="auto"/>
            <w:left w:val="none" w:sz="0" w:space="0" w:color="auto"/>
            <w:bottom w:val="none" w:sz="0" w:space="0" w:color="auto"/>
            <w:right w:val="none" w:sz="0" w:space="0" w:color="auto"/>
          </w:divBdr>
        </w:div>
        <w:div w:id="1723556316">
          <w:marLeft w:val="0"/>
          <w:marRight w:val="0"/>
          <w:marTop w:val="0"/>
          <w:marBottom w:val="0"/>
          <w:divBdr>
            <w:top w:val="none" w:sz="0" w:space="0" w:color="auto"/>
            <w:left w:val="none" w:sz="0" w:space="0" w:color="auto"/>
            <w:bottom w:val="none" w:sz="0" w:space="0" w:color="auto"/>
            <w:right w:val="none" w:sz="0" w:space="0" w:color="auto"/>
          </w:divBdr>
        </w:div>
        <w:div w:id="1585727029">
          <w:marLeft w:val="0"/>
          <w:marRight w:val="0"/>
          <w:marTop w:val="0"/>
          <w:marBottom w:val="0"/>
          <w:divBdr>
            <w:top w:val="none" w:sz="0" w:space="0" w:color="auto"/>
            <w:left w:val="none" w:sz="0" w:space="0" w:color="auto"/>
            <w:bottom w:val="none" w:sz="0" w:space="0" w:color="auto"/>
            <w:right w:val="none" w:sz="0" w:space="0" w:color="auto"/>
          </w:divBdr>
        </w:div>
        <w:div w:id="1796869042">
          <w:marLeft w:val="0"/>
          <w:marRight w:val="0"/>
          <w:marTop w:val="0"/>
          <w:marBottom w:val="0"/>
          <w:divBdr>
            <w:top w:val="none" w:sz="0" w:space="0" w:color="auto"/>
            <w:left w:val="none" w:sz="0" w:space="0" w:color="auto"/>
            <w:bottom w:val="none" w:sz="0" w:space="0" w:color="auto"/>
            <w:right w:val="none" w:sz="0" w:space="0" w:color="auto"/>
          </w:divBdr>
        </w:div>
        <w:div w:id="911624915">
          <w:marLeft w:val="0"/>
          <w:marRight w:val="0"/>
          <w:marTop w:val="0"/>
          <w:marBottom w:val="0"/>
          <w:divBdr>
            <w:top w:val="none" w:sz="0" w:space="0" w:color="auto"/>
            <w:left w:val="none" w:sz="0" w:space="0" w:color="auto"/>
            <w:bottom w:val="none" w:sz="0" w:space="0" w:color="auto"/>
            <w:right w:val="none" w:sz="0" w:space="0" w:color="auto"/>
          </w:divBdr>
        </w:div>
        <w:div w:id="218788853">
          <w:marLeft w:val="0"/>
          <w:marRight w:val="0"/>
          <w:marTop w:val="0"/>
          <w:marBottom w:val="0"/>
          <w:divBdr>
            <w:top w:val="none" w:sz="0" w:space="0" w:color="auto"/>
            <w:left w:val="none" w:sz="0" w:space="0" w:color="auto"/>
            <w:bottom w:val="none" w:sz="0" w:space="0" w:color="auto"/>
            <w:right w:val="none" w:sz="0" w:space="0" w:color="auto"/>
          </w:divBdr>
        </w:div>
        <w:div w:id="611664671">
          <w:marLeft w:val="0"/>
          <w:marRight w:val="0"/>
          <w:marTop w:val="0"/>
          <w:marBottom w:val="0"/>
          <w:divBdr>
            <w:top w:val="none" w:sz="0" w:space="0" w:color="auto"/>
            <w:left w:val="none" w:sz="0" w:space="0" w:color="auto"/>
            <w:bottom w:val="none" w:sz="0" w:space="0" w:color="auto"/>
            <w:right w:val="none" w:sz="0" w:space="0" w:color="auto"/>
          </w:divBdr>
        </w:div>
        <w:div w:id="656500527">
          <w:marLeft w:val="0"/>
          <w:marRight w:val="0"/>
          <w:marTop w:val="0"/>
          <w:marBottom w:val="0"/>
          <w:divBdr>
            <w:top w:val="none" w:sz="0" w:space="0" w:color="auto"/>
            <w:left w:val="none" w:sz="0" w:space="0" w:color="auto"/>
            <w:bottom w:val="none" w:sz="0" w:space="0" w:color="auto"/>
            <w:right w:val="none" w:sz="0" w:space="0" w:color="auto"/>
          </w:divBdr>
        </w:div>
        <w:div w:id="648822065">
          <w:marLeft w:val="0"/>
          <w:marRight w:val="0"/>
          <w:marTop w:val="0"/>
          <w:marBottom w:val="0"/>
          <w:divBdr>
            <w:top w:val="none" w:sz="0" w:space="0" w:color="auto"/>
            <w:left w:val="none" w:sz="0" w:space="0" w:color="auto"/>
            <w:bottom w:val="none" w:sz="0" w:space="0" w:color="auto"/>
            <w:right w:val="none" w:sz="0" w:space="0" w:color="auto"/>
          </w:divBdr>
        </w:div>
        <w:div w:id="327827406">
          <w:marLeft w:val="0"/>
          <w:marRight w:val="0"/>
          <w:marTop w:val="0"/>
          <w:marBottom w:val="0"/>
          <w:divBdr>
            <w:top w:val="none" w:sz="0" w:space="0" w:color="auto"/>
            <w:left w:val="none" w:sz="0" w:space="0" w:color="auto"/>
            <w:bottom w:val="none" w:sz="0" w:space="0" w:color="auto"/>
            <w:right w:val="none" w:sz="0" w:space="0" w:color="auto"/>
          </w:divBdr>
        </w:div>
      </w:divsChild>
    </w:div>
    <w:div w:id="1583757443">
      <w:bodyDiv w:val="1"/>
      <w:marLeft w:val="0"/>
      <w:marRight w:val="0"/>
      <w:marTop w:val="0"/>
      <w:marBottom w:val="0"/>
      <w:divBdr>
        <w:top w:val="none" w:sz="0" w:space="0" w:color="auto"/>
        <w:left w:val="none" w:sz="0" w:space="0" w:color="auto"/>
        <w:bottom w:val="none" w:sz="0" w:space="0" w:color="auto"/>
        <w:right w:val="none" w:sz="0" w:space="0" w:color="auto"/>
      </w:divBdr>
      <w:divsChild>
        <w:div w:id="2119443373">
          <w:marLeft w:val="0"/>
          <w:marRight w:val="0"/>
          <w:marTop w:val="0"/>
          <w:marBottom w:val="0"/>
          <w:divBdr>
            <w:top w:val="none" w:sz="0" w:space="0" w:color="auto"/>
            <w:left w:val="none" w:sz="0" w:space="0" w:color="auto"/>
            <w:bottom w:val="none" w:sz="0" w:space="0" w:color="auto"/>
            <w:right w:val="none" w:sz="0" w:space="0" w:color="auto"/>
          </w:divBdr>
        </w:div>
        <w:div w:id="749932586">
          <w:marLeft w:val="0"/>
          <w:marRight w:val="0"/>
          <w:marTop w:val="0"/>
          <w:marBottom w:val="0"/>
          <w:divBdr>
            <w:top w:val="none" w:sz="0" w:space="0" w:color="auto"/>
            <w:left w:val="none" w:sz="0" w:space="0" w:color="auto"/>
            <w:bottom w:val="none" w:sz="0" w:space="0" w:color="auto"/>
            <w:right w:val="none" w:sz="0" w:space="0" w:color="auto"/>
          </w:divBdr>
        </w:div>
        <w:div w:id="468059874">
          <w:marLeft w:val="0"/>
          <w:marRight w:val="0"/>
          <w:marTop w:val="0"/>
          <w:marBottom w:val="0"/>
          <w:divBdr>
            <w:top w:val="none" w:sz="0" w:space="0" w:color="auto"/>
            <w:left w:val="none" w:sz="0" w:space="0" w:color="auto"/>
            <w:bottom w:val="none" w:sz="0" w:space="0" w:color="auto"/>
            <w:right w:val="none" w:sz="0" w:space="0" w:color="auto"/>
          </w:divBdr>
        </w:div>
        <w:div w:id="103499296">
          <w:marLeft w:val="0"/>
          <w:marRight w:val="0"/>
          <w:marTop w:val="0"/>
          <w:marBottom w:val="0"/>
          <w:divBdr>
            <w:top w:val="none" w:sz="0" w:space="0" w:color="auto"/>
            <w:left w:val="none" w:sz="0" w:space="0" w:color="auto"/>
            <w:bottom w:val="none" w:sz="0" w:space="0" w:color="auto"/>
            <w:right w:val="none" w:sz="0" w:space="0" w:color="auto"/>
          </w:divBdr>
        </w:div>
        <w:div w:id="1357540734">
          <w:marLeft w:val="0"/>
          <w:marRight w:val="0"/>
          <w:marTop w:val="0"/>
          <w:marBottom w:val="0"/>
          <w:divBdr>
            <w:top w:val="none" w:sz="0" w:space="0" w:color="auto"/>
            <w:left w:val="none" w:sz="0" w:space="0" w:color="auto"/>
            <w:bottom w:val="none" w:sz="0" w:space="0" w:color="auto"/>
            <w:right w:val="none" w:sz="0" w:space="0" w:color="auto"/>
          </w:divBdr>
        </w:div>
        <w:div w:id="863130040">
          <w:marLeft w:val="0"/>
          <w:marRight w:val="0"/>
          <w:marTop w:val="0"/>
          <w:marBottom w:val="0"/>
          <w:divBdr>
            <w:top w:val="none" w:sz="0" w:space="0" w:color="auto"/>
            <w:left w:val="none" w:sz="0" w:space="0" w:color="auto"/>
            <w:bottom w:val="none" w:sz="0" w:space="0" w:color="auto"/>
            <w:right w:val="none" w:sz="0" w:space="0" w:color="auto"/>
          </w:divBdr>
        </w:div>
        <w:div w:id="586034287">
          <w:marLeft w:val="0"/>
          <w:marRight w:val="0"/>
          <w:marTop w:val="0"/>
          <w:marBottom w:val="0"/>
          <w:divBdr>
            <w:top w:val="none" w:sz="0" w:space="0" w:color="auto"/>
            <w:left w:val="none" w:sz="0" w:space="0" w:color="auto"/>
            <w:bottom w:val="none" w:sz="0" w:space="0" w:color="auto"/>
            <w:right w:val="none" w:sz="0" w:space="0" w:color="auto"/>
          </w:divBdr>
        </w:div>
        <w:div w:id="823662959">
          <w:marLeft w:val="0"/>
          <w:marRight w:val="0"/>
          <w:marTop w:val="0"/>
          <w:marBottom w:val="0"/>
          <w:divBdr>
            <w:top w:val="none" w:sz="0" w:space="0" w:color="auto"/>
            <w:left w:val="none" w:sz="0" w:space="0" w:color="auto"/>
            <w:bottom w:val="none" w:sz="0" w:space="0" w:color="auto"/>
            <w:right w:val="none" w:sz="0" w:space="0" w:color="auto"/>
          </w:divBdr>
        </w:div>
        <w:div w:id="1052726778">
          <w:marLeft w:val="0"/>
          <w:marRight w:val="0"/>
          <w:marTop w:val="0"/>
          <w:marBottom w:val="0"/>
          <w:divBdr>
            <w:top w:val="none" w:sz="0" w:space="0" w:color="auto"/>
            <w:left w:val="none" w:sz="0" w:space="0" w:color="auto"/>
            <w:bottom w:val="none" w:sz="0" w:space="0" w:color="auto"/>
            <w:right w:val="none" w:sz="0" w:space="0" w:color="auto"/>
          </w:divBdr>
        </w:div>
        <w:div w:id="34086086">
          <w:marLeft w:val="0"/>
          <w:marRight w:val="0"/>
          <w:marTop w:val="0"/>
          <w:marBottom w:val="0"/>
          <w:divBdr>
            <w:top w:val="none" w:sz="0" w:space="0" w:color="auto"/>
            <w:left w:val="none" w:sz="0" w:space="0" w:color="auto"/>
            <w:bottom w:val="none" w:sz="0" w:space="0" w:color="auto"/>
            <w:right w:val="none" w:sz="0" w:space="0" w:color="auto"/>
          </w:divBdr>
        </w:div>
      </w:divsChild>
    </w:div>
    <w:div w:id="1663118388">
      <w:bodyDiv w:val="1"/>
      <w:marLeft w:val="0"/>
      <w:marRight w:val="0"/>
      <w:marTop w:val="0"/>
      <w:marBottom w:val="0"/>
      <w:divBdr>
        <w:top w:val="none" w:sz="0" w:space="0" w:color="auto"/>
        <w:left w:val="none" w:sz="0" w:space="0" w:color="auto"/>
        <w:bottom w:val="none" w:sz="0" w:space="0" w:color="auto"/>
        <w:right w:val="none" w:sz="0" w:space="0" w:color="auto"/>
      </w:divBdr>
      <w:divsChild>
        <w:div w:id="818695257">
          <w:marLeft w:val="0"/>
          <w:marRight w:val="0"/>
          <w:marTop w:val="0"/>
          <w:marBottom w:val="0"/>
          <w:divBdr>
            <w:top w:val="none" w:sz="0" w:space="0" w:color="auto"/>
            <w:left w:val="none" w:sz="0" w:space="0" w:color="auto"/>
            <w:bottom w:val="none" w:sz="0" w:space="0" w:color="auto"/>
            <w:right w:val="none" w:sz="0" w:space="0" w:color="auto"/>
          </w:divBdr>
        </w:div>
        <w:div w:id="172034123">
          <w:marLeft w:val="0"/>
          <w:marRight w:val="0"/>
          <w:marTop w:val="0"/>
          <w:marBottom w:val="0"/>
          <w:divBdr>
            <w:top w:val="none" w:sz="0" w:space="0" w:color="auto"/>
            <w:left w:val="none" w:sz="0" w:space="0" w:color="auto"/>
            <w:bottom w:val="none" w:sz="0" w:space="0" w:color="auto"/>
            <w:right w:val="none" w:sz="0" w:space="0" w:color="auto"/>
          </w:divBdr>
        </w:div>
        <w:div w:id="610170117">
          <w:marLeft w:val="0"/>
          <w:marRight w:val="0"/>
          <w:marTop w:val="0"/>
          <w:marBottom w:val="0"/>
          <w:divBdr>
            <w:top w:val="none" w:sz="0" w:space="0" w:color="auto"/>
            <w:left w:val="none" w:sz="0" w:space="0" w:color="auto"/>
            <w:bottom w:val="none" w:sz="0" w:space="0" w:color="auto"/>
            <w:right w:val="none" w:sz="0" w:space="0" w:color="auto"/>
          </w:divBdr>
        </w:div>
        <w:div w:id="2073966512">
          <w:marLeft w:val="0"/>
          <w:marRight w:val="0"/>
          <w:marTop w:val="0"/>
          <w:marBottom w:val="0"/>
          <w:divBdr>
            <w:top w:val="none" w:sz="0" w:space="0" w:color="auto"/>
            <w:left w:val="none" w:sz="0" w:space="0" w:color="auto"/>
            <w:bottom w:val="none" w:sz="0" w:space="0" w:color="auto"/>
            <w:right w:val="none" w:sz="0" w:space="0" w:color="auto"/>
          </w:divBdr>
        </w:div>
        <w:div w:id="2032949017">
          <w:marLeft w:val="0"/>
          <w:marRight w:val="0"/>
          <w:marTop w:val="0"/>
          <w:marBottom w:val="0"/>
          <w:divBdr>
            <w:top w:val="none" w:sz="0" w:space="0" w:color="auto"/>
            <w:left w:val="none" w:sz="0" w:space="0" w:color="auto"/>
            <w:bottom w:val="none" w:sz="0" w:space="0" w:color="auto"/>
            <w:right w:val="none" w:sz="0" w:space="0" w:color="auto"/>
          </w:divBdr>
        </w:div>
        <w:div w:id="2003239583">
          <w:marLeft w:val="0"/>
          <w:marRight w:val="0"/>
          <w:marTop w:val="0"/>
          <w:marBottom w:val="0"/>
          <w:divBdr>
            <w:top w:val="none" w:sz="0" w:space="0" w:color="auto"/>
            <w:left w:val="none" w:sz="0" w:space="0" w:color="auto"/>
            <w:bottom w:val="none" w:sz="0" w:space="0" w:color="auto"/>
            <w:right w:val="none" w:sz="0" w:space="0" w:color="auto"/>
          </w:divBdr>
        </w:div>
        <w:div w:id="78718192">
          <w:marLeft w:val="0"/>
          <w:marRight w:val="0"/>
          <w:marTop w:val="0"/>
          <w:marBottom w:val="0"/>
          <w:divBdr>
            <w:top w:val="none" w:sz="0" w:space="0" w:color="auto"/>
            <w:left w:val="none" w:sz="0" w:space="0" w:color="auto"/>
            <w:bottom w:val="none" w:sz="0" w:space="0" w:color="auto"/>
            <w:right w:val="none" w:sz="0" w:space="0" w:color="auto"/>
          </w:divBdr>
        </w:div>
        <w:div w:id="603147763">
          <w:marLeft w:val="0"/>
          <w:marRight w:val="0"/>
          <w:marTop w:val="0"/>
          <w:marBottom w:val="0"/>
          <w:divBdr>
            <w:top w:val="none" w:sz="0" w:space="0" w:color="auto"/>
            <w:left w:val="none" w:sz="0" w:space="0" w:color="auto"/>
            <w:bottom w:val="none" w:sz="0" w:space="0" w:color="auto"/>
            <w:right w:val="none" w:sz="0" w:space="0" w:color="auto"/>
          </w:divBdr>
        </w:div>
        <w:div w:id="99761069">
          <w:marLeft w:val="0"/>
          <w:marRight w:val="0"/>
          <w:marTop w:val="0"/>
          <w:marBottom w:val="0"/>
          <w:divBdr>
            <w:top w:val="none" w:sz="0" w:space="0" w:color="auto"/>
            <w:left w:val="none" w:sz="0" w:space="0" w:color="auto"/>
            <w:bottom w:val="none" w:sz="0" w:space="0" w:color="auto"/>
            <w:right w:val="none" w:sz="0" w:space="0" w:color="auto"/>
          </w:divBdr>
        </w:div>
        <w:div w:id="200763510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Kanounji</cp:lastModifiedBy>
  <cp:revision>10</cp:revision>
  <dcterms:created xsi:type="dcterms:W3CDTF">2013-12-23T23:15:00Z</dcterms:created>
  <dcterms:modified xsi:type="dcterms:W3CDTF">2026-05-07T09:02:00Z</dcterms:modified>
  <cp:category/>
</cp:coreProperties>
</file>